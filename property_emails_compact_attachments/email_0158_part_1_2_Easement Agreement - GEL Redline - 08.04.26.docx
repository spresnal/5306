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8E98" w14:textId="77777777" w:rsidR="00B11F55" w:rsidRPr="006C1E4E" w:rsidRDefault="00000000">
      <w:pPr>
        <w:spacing w:after="400"/>
        <w:jc w:val="center"/>
        <w:rPr>
          <w:rFonts w:ascii="Century Schoolbook" w:hAnsi="Century Schoolbook"/>
          <w:sz w:val="24"/>
          <w:szCs w:val="24"/>
        </w:rPr>
      </w:pPr>
      <w:r w:rsidRPr="006C1E4E">
        <w:rPr>
          <w:rFonts w:ascii="Century Schoolbook" w:hAnsi="Century Schoolbook"/>
          <w:b/>
          <w:bCs/>
          <w:sz w:val="24"/>
          <w:szCs w:val="24"/>
        </w:rPr>
        <w:t>TEMPORARY, PERSONAL RECREATIONAL LAKE ACCESS EASEMENT</w:t>
      </w:r>
    </w:p>
    <w:p w14:paraId="215039F2" w14:textId="48283154"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THIS TEMPORARY, PERSONAL RECREATIONAL LAKE ACCESS EASEMENT (this “Agreement”) is made and entered into as of ________________, 2026 (the “Effective Date”), by and between</w:t>
      </w:r>
      <w:r w:rsidR="006C6DE6">
        <w:rPr>
          <w:rFonts w:ascii="Century Schoolbook" w:hAnsi="Century Schoolbook"/>
          <w:sz w:val="24"/>
          <w:szCs w:val="24"/>
        </w:rPr>
        <w:t xml:space="preserve"> </w:t>
      </w:r>
      <w:r w:rsidR="006C6DE6" w:rsidRPr="0055314E">
        <w:rPr>
          <w:rFonts w:ascii="Century Schoolbook" w:hAnsi="Century Schoolbook"/>
          <w:b/>
          <w:bCs/>
          <w:sz w:val="24"/>
          <w:szCs w:val="24"/>
        </w:rPr>
        <w:t>SAMUEL G. PRESNAL, Trustee of the SAMUEL G. PRESNAL TRUST, u/a dated October 26, 2021</w:t>
      </w:r>
      <w:r w:rsidRPr="006C1E4E">
        <w:rPr>
          <w:rFonts w:ascii="Century Schoolbook" w:hAnsi="Century Schoolbook"/>
          <w:sz w:val="24"/>
          <w:szCs w:val="24"/>
        </w:rPr>
        <w:t xml:space="preserve"> and (,“</w:t>
      </w:r>
      <w:r w:rsidR="006C6DE6">
        <w:rPr>
          <w:rFonts w:ascii="Century Schoolbook" w:hAnsi="Century Schoolbook"/>
          <w:sz w:val="24"/>
          <w:szCs w:val="24"/>
        </w:rPr>
        <w:t>Grantor</w:t>
      </w:r>
      <w:r w:rsidRPr="006C1E4E">
        <w:rPr>
          <w:rFonts w:ascii="Century Schoolbook" w:hAnsi="Century Schoolbook"/>
          <w:sz w:val="24"/>
          <w:szCs w:val="24"/>
        </w:rPr>
        <w:t xml:space="preserve">”), </w:t>
      </w:r>
      <w:r w:rsidRPr="006C1E4E">
        <w:rPr>
          <w:rFonts w:ascii="Century Schoolbook" w:hAnsi="Century Schoolbook"/>
          <w:b/>
          <w:bCs/>
          <w:sz w:val="24"/>
          <w:szCs w:val="24"/>
        </w:rPr>
        <w:t>DERRICK HASENOUR</w:t>
      </w:r>
      <w:r w:rsidRPr="006C1E4E">
        <w:rPr>
          <w:rFonts w:ascii="Century Schoolbook" w:hAnsi="Century Schoolbook"/>
          <w:sz w:val="24"/>
          <w:szCs w:val="24"/>
        </w:rPr>
        <w:t xml:space="preserve"> and </w:t>
      </w:r>
      <w:r w:rsidRPr="006C1E4E">
        <w:rPr>
          <w:rFonts w:ascii="Century Schoolbook" w:hAnsi="Century Schoolbook"/>
          <w:b/>
          <w:bCs/>
          <w:sz w:val="24"/>
          <w:szCs w:val="24"/>
        </w:rPr>
        <w:t>SARAH HASENOUR</w:t>
      </w:r>
      <w:r w:rsidRPr="006C1E4E">
        <w:rPr>
          <w:rFonts w:ascii="Century Schoolbook" w:hAnsi="Century Schoolbook"/>
          <w:sz w:val="24"/>
          <w:szCs w:val="24"/>
        </w:rPr>
        <w:t>, husband and wife</w:t>
      </w:r>
      <w:r w:rsidR="002D5848">
        <w:rPr>
          <w:rFonts w:ascii="Century Schoolbook" w:hAnsi="Century Schoolbook"/>
          <w:sz w:val="24"/>
          <w:szCs w:val="24"/>
        </w:rPr>
        <w:t xml:space="preserve">, and </w:t>
      </w:r>
      <w:r w:rsidR="00810E22">
        <w:rPr>
          <w:rFonts w:ascii="Century Schoolbook" w:hAnsi="Century Schoolbook"/>
          <w:b/>
          <w:bCs/>
          <w:sz w:val="24"/>
          <w:szCs w:val="24"/>
        </w:rPr>
        <w:t>HANNAH</w:t>
      </w:r>
      <w:r w:rsidR="002D5848" w:rsidRPr="0055314E">
        <w:rPr>
          <w:rFonts w:ascii="Century Schoolbook" w:hAnsi="Century Schoolbook"/>
          <w:b/>
          <w:bCs/>
          <w:sz w:val="24"/>
          <w:szCs w:val="24"/>
        </w:rPr>
        <w:t xml:space="preserve"> </w:t>
      </w:r>
      <w:r w:rsidR="00810E22">
        <w:rPr>
          <w:rFonts w:ascii="Century Schoolbook" w:hAnsi="Century Schoolbook"/>
          <w:b/>
          <w:bCs/>
          <w:sz w:val="24"/>
          <w:szCs w:val="24"/>
        </w:rPr>
        <w:t>HASENOUR</w:t>
      </w:r>
      <w:r w:rsidR="002D5848" w:rsidRPr="0055314E">
        <w:rPr>
          <w:rFonts w:ascii="Century Schoolbook" w:hAnsi="Century Schoolbook"/>
          <w:b/>
          <w:bCs/>
          <w:sz w:val="24"/>
          <w:szCs w:val="24"/>
        </w:rPr>
        <w:t xml:space="preserve">, </w:t>
      </w:r>
      <w:r w:rsidR="00810E22">
        <w:rPr>
          <w:rFonts w:ascii="Century Schoolbook" w:hAnsi="Century Schoolbook"/>
          <w:b/>
          <w:bCs/>
          <w:sz w:val="24"/>
          <w:szCs w:val="24"/>
        </w:rPr>
        <w:t>LILLY HASENOUR</w:t>
      </w:r>
      <w:r w:rsidR="002D5848" w:rsidRPr="0055314E">
        <w:rPr>
          <w:rFonts w:ascii="Century Schoolbook" w:hAnsi="Century Schoolbook"/>
          <w:b/>
          <w:bCs/>
          <w:sz w:val="24"/>
          <w:szCs w:val="24"/>
        </w:rPr>
        <w:t xml:space="preserve">, </w:t>
      </w:r>
      <w:r w:rsidR="002D5848" w:rsidRPr="00810E22">
        <w:rPr>
          <w:rFonts w:ascii="Century Schoolbook" w:hAnsi="Century Schoolbook"/>
          <w:sz w:val="24"/>
          <w:szCs w:val="24"/>
        </w:rPr>
        <w:t>and</w:t>
      </w:r>
      <w:r w:rsidR="002D5848" w:rsidRPr="0055314E">
        <w:rPr>
          <w:rFonts w:ascii="Century Schoolbook" w:hAnsi="Century Schoolbook"/>
          <w:b/>
          <w:bCs/>
          <w:sz w:val="24"/>
          <w:szCs w:val="24"/>
        </w:rPr>
        <w:t xml:space="preserve"> </w:t>
      </w:r>
      <w:r w:rsidR="00810E22">
        <w:rPr>
          <w:rFonts w:ascii="Century Schoolbook" w:hAnsi="Century Schoolbook"/>
          <w:b/>
          <w:bCs/>
          <w:sz w:val="24"/>
          <w:szCs w:val="24"/>
        </w:rPr>
        <w:t>ASHER HASENOUR</w:t>
      </w:r>
      <w:r w:rsidRPr="006C1E4E">
        <w:rPr>
          <w:rFonts w:ascii="Century Schoolbook" w:hAnsi="Century Schoolbook"/>
          <w:sz w:val="24"/>
          <w:szCs w:val="24"/>
        </w:rPr>
        <w:t xml:space="preserve"> (collectively, “Grantees”). </w:t>
      </w:r>
      <w:r w:rsidR="006C6DE6">
        <w:rPr>
          <w:rFonts w:ascii="Century Schoolbook" w:hAnsi="Century Schoolbook"/>
          <w:sz w:val="24"/>
          <w:szCs w:val="24"/>
        </w:rPr>
        <w:t>Grantor</w:t>
      </w:r>
      <w:r w:rsidRPr="006C1E4E">
        <w:rPr>
          <w:rFonts w:ascii="Century Schoolbook" w:hAnsi="Century Schoolbook"/>
          <w:sz w:val="24"/>
          <w:szCs w:val="24"/>
        </w:rPr>
        <w:t xml:space="preserve"> and Grantees are sometimes referred to herein individually as a “Party” and collectively as the “Parties.”</w:t>
      </w:r>
    </w:p>
    <w:p w14:paraId="2B3C5782" w14:textId="77777777" w:rsidR="00B11F55" w:rsidRPr="006C1E4E" w:rsidRDefault="00000000">
      <w:pPr>
        <w:spacing w:after="200"/>
        <w:jc w:val="center"/>
        <w:rPr>
          <w:rFonts w:ascii="Century Schoolbook" w:hAnsi="Century Schoolbook"/>
          <w:sz w:val="24"/>
          <w:szCs w:val="24"/>
        </w:rPr>
      </w:pPr>
      <w:r w:rsidRPr="006C1E4E">
        <w:rPr>
          <w:rFonts w:ascii="Century Schoolbook" w:hAnsi="Century Schoolbook"/>
          <w:b/>
          <w:bCs/>
          <w:sz w:val="24"/>
          <w:szCs w:val="24"/>
        </w:rPr>
        <w:t>WITNESSETH</w:t>
      </w:r>
    </w:p>
    <w:p w14:paraId="44F5E1C1" w14:textId="5F65A783"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WHEREAS, Grantees</w:t>
      </w:r>
      <w:r w:rsidR="00C34FC6">
        <w:rPr>
          <w:rFonts w:ascii="Century Schoolbook" w:hAnsi="Century Schoolbook"/>
          <w:sz w:val="24"/>
          <w:szCs w:val="24"/>
        </w:rPr>
        <w:t xml:space="preserve"> Derrick Hasenour and Sarah Hasenour</w:t>
      </w:r>
      <w:r w:rsidRPr="00D779F4">
        <w:rPr>
          <w:rFonts w:ascii="Century Schoolbook" w:hAnsi="Century Schoolbook"/>
          <w:sz w:val="24"/>
          <w:szCs w:val="24"/>
        </w:rPr>
        <w:t xml:space="preserve"> are, immediately prior to the Effective Date, the owners of certain real property located at 5306 State Road 144, Greenwood, Indiana 46143, more particularly described on </w:t>
      </w:r>
      <w:r w:rsidRPr="00D779F4">
        <w:rPr>
          <w:rFonts w:ascii="Century Schoolbook" w:hAnsi="Century Schoolbook"/>
          <w:sz w:val="24"/>
          <w:szCs w:val="24"/>
          <w:u w:val="single"/>
        </w:rPr>
        <w:t xml:space="preserve">Exhibit </w:t>
      </w:r>
      <w:r w:rsidR="00CF0C5D" w:rsidRPr="00D779F4">
        <w:rPr>
          <w:rFonts w:ascii="Century Schoolbook" w:hAnsi="Century Schoolbook"/>
          <w:sz w:val="24"/>
          <w:szCs w:val="24"/>
          <w:u w:val="single"/>
        </w:rPr>
        <w:t>1</w:t>
      </w:r>
      <w:r w:rsidRPr="00D779F4">
        <w:rPr>
          <w:rFonts w:ascii="Century Schoolbook" w:hAnsi="Century Schoolbook"/>
          <w:sz w:val="24"/>
          <w:szCs w:val="24"/>
        </w:rPr>
        <w:t xml:space="preserve"> attached hereto and incorporated herein (the “Property”); and</w:t>
      </w:r>
    </w:p>
    <w:p w14:paraId="27E2868D" w14:textId="48F93650"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concurrently with the execution of this Agreement, Grantees are conveying the Property to </w:t>
      </w:r>
      <w:r w:rsidR="006C6DE6">
        <w:rPr>
          <w:rFonts w:ascii="Century Schoolbook" w:hAnsi="Century Schoolbook"/>
          <w:sz w:val="24"/>
          <w:szCs w:val="24"/>
        </w:rPr>
        <w:t>Grantor</w:t>
      </w:r>
      <w:r w:rsidRPr="00D779F4">
        <w:rPr>
          <w:rFonts w:ascii="Century Schoolbook" w:hAnsi="Century Schoolbook"/>
          <w:sz w:val="24"/>
          <w:szCs w:val="24"/>
        </w:rPr>
        <w:t xml:space="preserve"> pursuant </w:t>
      </w:r>
      <w:r w:rsidRPr="00FA2526">
        <w:rPr>
          <w:rFonts w:ascii="Century Schoolbook" w:hAnsi="Century Schoolbook"/>
          <w:sz w:val="24"/>
          <w:szCs w:val="24"/>
        </w:rPr>
        <w:t xml:space="preserve">to that Warranty Deed </w:t>
      </w:r>
      <w:r w:rsidR="00603400" w:rsidRPr="00FA2526">
        <w:rPr>
          <w:rFonts w:ascii="Century Schoolbook" w:hAnsi="Century Schoolbook"/>
          <w:sz w:val="24"/>
          <w:szCs w:val="24"/>
        </w:rPr>
        <w:t xml:space="preserve"> </w:t>
      </w:r>
      <w:r w:rsidRPr="00FA2526">
        <w:rPr>
          <w:rFonts w:ascii="Century Schoolbook" w:hAnsi="Century Schoolbook"/>
          <w:sz w:val="24"/>
          <w:szCs w:val="24"/>
        </w:rPr>
        <w:t>(the “Deed”), to be recorded in the Office of the Recorder of Johnson County, Indiana; and</w:t>
      </w:r>
    </w:p>
    <w:p w14:paraId="6684A14E" w14:textId="2E76050C" w:rsidR="00CF0C5D" w:rsidRPr="00D779F4" w:rsidRDefault="00CF0C5D" w:rsidP="00CF0C5D">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w:t>
      </w:r>
      <w:r w:rsidR="00C320FB" w:rsidRPr="00D779F4">
        <w:rPr>
          <w:rFonts w:ascii="Century Schoolbook" w:hAnsi="Century Schoolbook"/>
          <w:sz w:val="24"/>
          <w:szCs w:val="24"/>
        </w:rPr>
        <w:t xml:space="preserve">at or about the time this Agreement is executed and the sale of the Property to the </w:t>
      </w:r>
      <w:r w:rsidR="006C6DE6">
        <w:rPr>
          <w:rFonts w:ascii="Century Schoolbook" w:hAnsi="Century Schoolbook"/>
          <w:sz w:val="24"/>
          <w:szCs w:val="24"/>
        </w:rPr>
        <w:t>Grantor</w:t>
      </w:r>
      <w:r w:rsidR="00C320FB" w:rsidRPr="00D779F4">
        <w:rPr>
          <w:rFonts w:ascii="Century Schoolbook" w:hAnsi="Century Schoolbook"/>
          <w:sz w:val="24"/>
          <w:szCs w:val="24"/>
        </w:rPr>
        <w:t xml:space="preserve"> completes, Grantees</w:t>
      </w:r>
      <w:r w:rsidR="00C34FC6">
        <w:rPr>
          <w:rFonts w:ascii="Century Schoolbook" w:hAnsi="Century Schoolbook"/>
          <w:sz w:val="24"/>
          <w:szCs w:val="24"/>
        </w:rPr>
        <w:t xml:space="preserve"> Derick Hasenour and Sarah Hasenour</w:t>
      </w:r>
      <w:r w:rsidR="00C320FB" w:rsidRPr="00D779F4">
        <w:rPr>
          <w:rFonts w:ascii="Century Schoolbook" w:hAnsi="Century Schoolbook"/>
          <w:sz w:val="24"/>
          <w:szCs w:val="24"/>
        </w:rPr>
        <w:t xml:space="preserve"> will be purchasing </w:t>
      </w:r>
      <w:r w:rsidRPr="00D779F4">
        <w:rPr>
          <w:rFonts w:ascii="Century Schoolbook" w:hAnsi="Century Schoolbook"/>
          <w:sz w:val="24"/>
          <w:szCs w:val="24"/>
        </w:rPr>
        <w:t xml:space="preserve">other real property </w:t>
      </w:r>
      <w:r w:rsidR="003E2B60" w:rsidRPr="00D779F4">
        <w:rPr>
          <w:rFonts w:ascii="Century Schoolbook" w:hAnsi="Century Schoolbook"/>
          <w:sz w:val="24"/>
          <w:szCs w:val="24"/>
        </w:rPr>
        <w:t xml:space="preserve">located at 5204 W. Whiteland Road, Greenwood, Indiana 46143 more particularly described on </w:t>
      </w:r>
      <w:r w:rsidR="003E2B60" w:rsidRPr="00D779F4">
        <w:rPr>
          <w:rFonts w:ascii="Century Schoolbook" w:hAnsi="Century Schoolbook"/>
          <w:sz w:val="24"/>
          <w:szCs w:val="24"/>
          <w:u w:val="single"/>
        </w:rPr>
        <w:t>Exhibit 2</w:t>
      </w:r>
      <w:r w:rsidR="003E2B60" w:rsidRPr="00D779F4">
        <w:rPr>
          <w:rFonts w:ascii="Century Schoolbook" w:hAnsi="Century Schoolbook"/>
          <w:sz w:val="24"/>
          <w:szCs w:val="24"/>
        </w:rPr>
        <w:t xml:space="preserve"> (the “Retained Property”), </w:t>
      </w:r>
      <w:r w:rsidR="00C320FB" w:rsidRPr="00D779F4">
        <w:rPr>
          <w:rFonts w:ascii="Century Schoolbook" w:hAnsi="Century Schoolbook"/>
          <w:sz w:val="24"/>
          <w:szCs w:val="24"/>
        </w:rPr>
        <w:t xml:space="preserve">that adjoins the Property </w:t>
      </w:r>
      <w:r w:rsidRPr="00D779F4">
        <w:rPr>
          <w:rFonts w:ascii="Century Schoolbook" w:hAnsi="Century Schoolbook"/>
          <w:sz w:val="24"/>
          <w:szCs w:val="24"/>
        </w:rPr>
        <w:t xml:space="preserve">and desire to retain personal access to the lake on the Property for the benefit of Grantees following the conveyance of the Property to </w:t>
      </w:r>
      <w:r w:rsidR="006C6DE6">
        <w:rPr>
          <w:rFonts w:ascii="Century Schoolbook" w:hAnsi="Century Schoolbook"/>
          <w:sz w:val="24"/>
          <w:szCs w:val="24"/>
        </w:rPr>
        <w:t>Grantor</w:t>
      </w:r>
      <w:r w:rsidRPr="00D779F4">
        <w:rPr>
          <w:rFonts w:ascii="Century Schoolbook" w:hAnsi="Century Schoolbook"/>
          <w:sz w:val="24"/>
          <w:szCs w:val="24"/>
        </w:rPr>
        <w:t>; and</w:t>
      </w:r>
    </w:p>
    <w:p w14:paraId="3850961B" w14:textId="00AC679E"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the Property includes a lake, and as a material part of the transaction reflected in the Deed, </w:t>
      </w:r>
      <w:r w:rsidR="006C6DE6">
        <w:rPr>
          <w:rFonts w:ascii="Century Schoolbook" w:hAnsi="Century Schoolbook"/>
          <w:sz w:val="24"/>
          <w:szCs w:val="24"/>
        </w:rPr>
        <w:t>Grantor</w:t>
      </w:r>
      <w:r w:rsidRPr="00D779F4">
        <w:rPr>
          <w:rFonts w:ascii="Century Schoolbook" w:hAnsi="Century Schoolbook"/>
          <w:sz w:val="24"/>
          <w:szCs w:val="24"/>
        </w:rPr>
        <w:t xml:space="preserve"> ha</w:t>
      </w:r>
      <w:r w:rsidR="00CF0C5D" w:rsidRPr="00D779F4">
        <w:rPr>
          <w:rFonts w:ascii="Century Schoolbook" w:hAnsi="Century Schoolbook"/>
          <w:sz w:val="24"/>
          <w:szCs w:val="24"/>
        </w:rPr>
        <w:t>ve</w:t>
      </w:r>
      <w:r w:rsidRPr="00D779F4">
        <w:rPr>
          <w:rFonts w:ascii="Century Schoolbook" w:hAnsi="Century Schoolbook"/>
          <w:sz w:val="24"/>
          <w:szCs w:val="24"/>
        </w:rPr>
        <w:t xml:space="preserve"> agreed to grant to Grantees a personal, temporary, non-exclusive easement over a 1.00-acre portion of the Property, more particularly described on </w:t>
      </w:r>
      <w:r w:rsidRPr="00D779F4">
        <w:rPr>
          <w:rFonts w:ascii="Century Schoolbook" w:hAnsi="Century Schoolbook"/>
          <w:sz w:val="24"/>
          <w:szCs w:val="24"/>
          <w:u w:val="single"/>
        </w:rPr>
        <w:t xml:space="preserve">Exhibit </w:t>
      </w:r>
      <w:r w:rsidR="003E2B60" w:rsidRPr="00D779F4">
        <w:rPr>
          <w:rFonts w:ascii="Century Schoolbook" w:hAnsi="Century Schoolbook"/>
          <w:sz w:val="24"/>
          <w:szCs w:val="24"/>
          <w:u w:val="single"/>
        </w:rPr>
        <w:t>3</w:t>
      </w:r>
      <w:r w:rsidR="00CF0C5D" w:rsidRPr="00D779F4">
        <w:rPr>
          <w:rFonts w:ascii="Century Schoolbook" w:hAnsi="Century Schoolbook"/>
          <w:sz w:val="24"/>
          <w:szCs w:val="24"/>
          <w:u w:val="single"/>
        </w:rPr>
        <w:t>A</w:t>
      </w:r>
      <w:r w:rsidRPr="00D779F4">
        <w:rPr>
          <w:rFonts w:ascii="Century Schoolbook" w:hAnsi="Century Schoolbook"/>
          <w:sz w:val="24"/>
          <w:szCs w:val="24"/>
        </w:rPr>
        <w:t xml:space="preserve"> and depicted on </w:t>
      </w:r>
      <w:r w:rsidRPr="00D779F4">
        <w:rPr>
          <w:rFonts w:ascii="Century Schoolbook" w:hAnsi="Century Schoolbook"/>
          <w:sz w:val="24"/>
          <w:szCs w:val="24"/>
          <w:u w:val="single"/>
        </w:rPr>
        <w:t xml:space="preserve">Exhibit </w:t>
      </w:r>
      <w:r w:rsidR="003E2B60" w:rsidRPr="00D779F4">
        <w:rPr>
          <w:rFonts w:ascii="Century Schoolbook" w:hAnsi="Century Schoolbook"/>
          <w:sz w:val="24"/>
          <w:szCs w:val="24"/>
          <w:u w:val="single"/>
        </w:rPr>
        <w:t>3</w:t>
      </w:r>
      <w:r w:rsidR="00CF0C5D" w:rsidRPr="00D779F4">
        <w:rPr>
          <w:rFonts w:ascii="Century Schoolbook" w:hAnsi="Century Schoolbook"/>
          <w:sz w:val="24"/>
          <w:szCs w:val="24"/>
          <w:u w:val="single"/>
        </w:rPr>
        <w:t>B</w:t>
      </w:r>
      <w:r w:rsidRPr="00D779F4">
        <w:rPr>
          <w:rFonts w:ascii="Century Schoolbook" w:hAnsi="Century Schoolbook"/>
          <w:sz w:val="24"/>
          <w:szCs w:val="24"/>
        </w:rPr>
        <w:t xml:space="preserve"> attached hereto and incorporated herein (the “Easement Area”), for recreational lake access and related purposes, on the terms set forth in this Agreement; and</w:t>
      </w:r>
    </w:p>
    <w:p w14:paraId="579EF99F" w14:textId="77777777" w:rsidR="0046028A" w:rsidRDefault="0046028A" w:rsidP="006C1E4E">
      <w:pPr>
        <w:spacing w:after="200"/>
        <w:ind w:firstLine="720"/>
        <w:jc w:val="both"/>
        <w:rPr>
          <w:rFonts w:ascii="Century Schoolbook" w:hAnsi="Century Schoolbook"/>
          <w:sz w:val="24"/>
          <w:szCs w:val="24"/>
        </w:rPr>
        <w:sectPr w:rsidR="0046028A" w:rsidSect="0046028A">
          <w:footerReference w:type="default" r:id="rId7"/>
          <w:pgSz w:w="12240" w:h="15840"/>
          <w:pgMar w:top="2880" w:right="1440" w:bottom="2880" w:left="1440" w:header="706" w:footer="706" w:gutter="0"/>
          <w:cols w:space="720"/>
          <w:docGrid w:linePitch="360"/>
        </w:sectPr>
      </w:pPr>
    </w:p>
    <w:p w14:paraId="1153741A" w14:textId="77777777"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lastRenderedPageBreak/>
        <w:t>WHEREAS, the Parties intend that this easement be personal to Derrick Hasenour, Sarah Hasenour, and their three (3) children, Hannah Hasenour, Lilly Hasenour, and Asher Hasenour, for their respective lifetimes only, and that this easement shall not extend to, benefit, or be exercised by any grandchild of Derrick Hasenour and Sarah Hasenour or any other descendant, heir, successor, or assign of Grantees, except as expressly set forth herein.</w:t>
      </w:r>
    </w:p>
    <w:p w14:paraId="4999C59D" w14:textId="77777777"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NOW, THEREFORE, for and in consideration of the mutual covenants contained herein, and other good and valuable consideration, the receipt and sufficiency of which are hereby acknowledged, the Parties agree as follows:</w:t>
      </w:r>
    </w:p>
    <w:p w14:paraId="25DD8511" w14:textId="0615C1AA" w:rsidR="004F598F" w:rsidRPr="004F598F" w:rsidRDefault="00000000" w:rsidP="004F598F">
      <w:pPr>
        <w:pStyle w:val="ListParagraph"/>
        <w:numPr>
          <w:ilvl w:val="0"/>
          <w:numId w:val="3"/>
        </w:numPr>
        <w:spacing w:after="200"/>
        <w:jc w:val="both"/>
        <w:rPr>
          <w:rFonts w:ascii="Century Schoolbook" w:hAnsi="Century Schoolbook"/>
          <w:sz w:val="24"/>
          <w:szCs w:val="24"/>
        </w:rPr>
      </w:pPr>
      <w:r w:rsidRPr="004F598F">
        <w:rPr>
          <w:rFonts w:ascii="Century Schoolbook" w:hAnsi="Century Schoolbook"/>
          <w:b/>
          <w:bCs/>
          <w:sz w:val="24"/>
          <w:szCs w:val="24"/>
          <w:u w:val="single"/>
        </w:rPr>
        <w:t>Grant of Easement</w:t>
      </w:r>
      <w:r w:rsidRPr="004F598F">
        <w:rPr>
          <w:rFonts w:ascii="Century Schoolbook" w:hAnsi="Century Schoolbook"/>
          <w:b/>
          <w:bCs/>
          <w:sz w:val="24"/>
          <w:szCs w:val="24"/>
        </w:rPr>
        <w:t xml:space="preserve">. </w:t>
      </w:r>
      <w:r w:rsidR="006C6DE6">
        <w:rPr>
          <w:rFonts w:ascii="Century Schoolbook" w:hAnsi="Century Schoolbook"/>
          <w:sz w:val="24"/>
          <w:szCs w:val="24"/>
        </w:rPr>
        <w:t>Grantor</w:t>
      </w:r>
      <w:r w:rsidR="004F598F" w:rsidRPr="004F598F">
        <w:rPr>
          <w:rFonts w:ascii="Century Schoolbook" w:hAnsi="Century Schoolbook"/>
          <w:sz w:val="24"/>
          <w:szCs w:val="24"/>
        </w:rPr>
        <w:t xml:space="preserve"> hereby grant to Grantees</w:t>
      </w:r>
      <w:r w:rsidR="004F598F" w:rsidRPr="004F598F">
        <w:rPr>
          <w:rFonts w:ascii="Century Schoolbook" w:hAnsi="Century Schoolbook"/>
          <w:b/>
          <w:bCs/>
          <w:sz w:val="24"/>
          <w:szCs w:val="24"/>
        </w:rPr>
        <w:t xml:space="preserve"> </w:t>
      </w:r>
      <w:r w:rsidR="004F598F" w:rsidRPr="004F598F">
        <w:rPr>
          <w:rFonts w:ascii="Century Schoolbook" w:hAnsi="Century Schoolbook"/>
          <w:sz w:val="24"/>
          <w:szCs w:val="24"/>
        </w:rPr>
        <w:t>and the other Permitted Users, together with their respective agents, contractors, guests, and invitees as limited by subsection (a) below, a personal, temporary, non-exclusive easement over, across, and within the Easement Area, for so long as this Agreement remains in effect under Section 2 below, for the following limited purposes only: (</w:t>
      </w:r>
      <w:proofErr w:type="spellStart"/>
      <w:r w:rsidR="004F598F" w:rsidRPr="004F598F">
        <w:rPr>
          <w:rFonts w:ascii="Century Schoolbook" w:hAnsi="Century Schoolbook"/>
          <w:sz w:val="24"/>
          <w:szCs w:val="24"/>
        </w:rPr>
        <w:t>i</w:t>
      </w:r>
      <w:proofErr w:type="spellEnd"/>
      <w:r w:rsidR="004F598F" w:rsidRPr="004F598F">
        <w:rPr>
          <w:rFonts w:ascii="Century Schoolbook" w:hAnsi="Century Schoolbook"/>
          <w:sz w:val="24"/>
          <w:szCs w:val="24"/>
        </w:rPr>
        <w:t>) pedestrian ingress and egress to and from the Easement Area via the existing unimproved trail through the wooded portion of the Property, as generally shown on Exhibit 3B; (ii) accessing and using the lake located on the Property</w:t>
      </w:r>
      <w:r w:rsidR="008C3A8D">
        <w:rPr>
          <w:rFonts w:ascii="Century Schoolbook" w:hAnsi="Century Schoolbook"/>
          <w:sz w:val="24"/>
          <w:szCs w:val="24"/>
        </w:rPr>
        <w:t>, as generally shown on Exhibit 3B,</w:t>
      </w:r>
      <w:r w:rsidR="004F598F" w:rsidRPr="004F598F">
        <w:rPr>
          <w:rFonts w:ascii="Century Schoolbook" w:hAnsi="Century Schoolbook"/>
          <w:sz w:val="24"/>
          <w:szCs w:val="24"/>
        </w:rPr>
        <w:t xml:space="preserve"> for fishing, swimming, boating, and other similar recreational activities; and (iii) constructing, installing, maintaining, and using one (1) permanent dock within the Easement Area, at a location to be mutually agreed upon by </w:t>
      </w:r>
      <w:r w:rsidR="006C6DE6">
        <w:rPr>
          <w:rFonts w:ascii="Century Schoolbook" w:hAnsi="Century Schoolbook"/>
          <w:sz w:val="24"/>
          <w:szCs w:val="24"/>
        </w:rPr>
        <w:t>Grantor</w:t>
      </w:r>
      <w:r w:rsidR="004F598F" w:rsidRPr="004F598F">
        <w:rPr>
          <w:rFonts w:ascii="Century Schoolbook" w:hAnsi="Century Schoolbook"/>
          <w:sz w:val="24"/>
          <w:szCs w:val="24"/>
        </w:rPr>
        <w:t xml:space="preserve"> and Grantees in writing before construction begins.</w:t>
      </w:r>
      <w:r w:rsidR="008A5578">
        <w:rPr>
          <w:rFonts w:ascii="Century Schoolbook" w:hAnsi="Century Schoolbook"/>
          <w:sz w:val="24"/>
          <w:szCs w:val="24"/>
        </w:rPr>
        <w:t xml:space="preserve"> Said dock shall be constructed, installed, maintained, and repaired at the sole cost and expense of Grantees. The dock shall be constructed by </w:t>
      </w:r>
      <w:r w:rsidR="0017225C">
        <w:rPr>
          <w:rFonts w:ascii="Century Schoolbook" w:hAnsi="Century Schoolbook"/>
          <w:sz w:val="24"/>
          <w:szCs w:val="24"/>
        </w:rPr>
        <w:t xml:space="preserve">Grantees or </w:t>
      </w:r>
      <w:r w:rsidR="008A5578">
        <w:rPr>
          <w:rFonts w:ascii="Century Schoolbook" w:hAnsi="Century Schoolbook"/>
          <w:sz w:val="24"/>
          <w:szCs w:val="24"/>
        </w:rPr>
        <w:t xml:space="preserve">licensed and insured contractors, </w:t>
      </w:r>
      <w:r w:rsidR="0017225C">
        <w:rPr>
          <w:rFonts w:ascii="Century Schoolbook" w:hAnsi="Century Schoolbook"/>
          <w:sz w:val="24"/>
          <w:szCs w:val="24"/>
        </w:rPr>
        <w:t xml:space="preserve">all of whom will construct the dock </w:t>
      </w:r>
      <w:r w:rsidR="008A5578">
        <w:rPr>
          <w:rFonts w:ascii="Century Schoolbook" w:hAnsi="Century Schoolbook"/>
          <w:sz w:val="24"/>
          <w:szCs w:val="24"/>
        </w:rPr>
        <w:t>in compliance with all applicable laws, ordinances, codes, regulations, permits, and restrictions.</w:t>
      </w:r>
    </w:p>
    <w:p w14:paraId="1D4F03A4" w14:textId="304426D1"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Scope of Use by Agents, Contractors, Guests, and Invitees</w:t>
      </w:r>
      <w:r w:rsidRPr="00D779F4">
        <w:rPr>
          <w:rFonts w:ascii="Century Schoolbook" w:hAnsi="Century Schoolbook"/>
          <w:sz w:val="24"/>
          <w:szCs w:val="24"/>
        </w:rPr>
        <w:t xml:space="preserve">. </w:t>
      </w:r>
      <w:r w:rsidR="00AC1BCB">
        <w:rPr>
          <w:rFonts w:ascii="Century Schoolbook" w:hAnsi="Century Schoolbook"/>
          <w:sz w:val="24"/>
          <w:szCs w:val="24"/>
        </w:rPr>
        <w:t xml:space="preserve">The Permitted Users’ </w:t>
      </w:r>
      <w:r w:rsidRPr="00D779F4">
        <w:rPr>
          <w:rFonts w:ascii="Century Schoolbook" w:hAnsi="Century Schoolbook"/>
          <w:sz w:val="24"/>
          <w:szCs w:val="24"/>
        </w:rPr>
        <w:t xml:space="preserve">agents, contractors, guests, and </w:t>
      </w:r>
      <w:proofErr w:type="gramStart"/>
      <w:r w:rsidRPr="00D779F4">
        <w:rPr>
          <w:rFonts w:ascii="Century Schoolbook" w:hAnsi="Century Schoolbook"/>
          <w:sz w:val="24"/>
          <w:szCs w:val="24"/>
        </w:rPr>
        <w:t>invitees</w:t>
      </w:r>
      <w:proofErr w:type="gramEnd"/>
      <w:r w:rsidRPr="00D779F4">
        <w:rPr>
          <w:rFonts w:ascii="Century Schoolbook" w:hAnsi="Century Schoolbook"/>
          <w:sz w:val="24"/>
          <w:szCs w:val="24"/>
        </w:rPr>
        <w:t xml:space="preserve"> may use the Easement Area for the purposes described in this Section 1 only when </w:t>
      </w:r>
      <w:proofErr w:type="gramStart"/>
      <w:r w:rsidRPr="00D779F4">
        <w:rPr>
          <w:rFonts w:ascii="Century Schoolbook" w:hAnsi="Century Schoolbook"/>
          <w:sz w:val="24"/>
          <w:szCs w:val="24"/>
        </w:rPr>
        <w:t>accompanying, or</w:t>
      </w:r>
      <w:proofErr w:type="gramEnd"/>
      <w:r w:rsidRPr="00D779F4">
        <w:rPr>
          <w:rFonts w:ascii="Century Schoolbook" w:hAnsi="Century Schoolbook"/>
          <w:sz w:val="24"/>
          <w:szCs w:val="24"/>
        </w:rPr>
        <w:t xml:space="preserve"> performing work </w:t>
      </w:r>
      <w:proofErr w:type="gramStart"/>
      <w:r w:rsidRPr="00D779F4">
        <w:rPr>
          <w:rFonts w:ascii="Century Schoolbook" w:hAnsi="Century Schoolbook"/>
          <w:sz w:val="24"/>
          <w:szCs w:val="24"/>
        </w:rPr>
        <w:t>at</w:t>
      </w:r>
      <w:proofErr w:type="gramEnd"/>
      <w:r w:rsidRPr="00D779F4">
        <w:rPr>
          <w:rFonts w:ascii="Century Schoolbook" w:hAnsi="Century Schoolbook"/>
          <w:sz w:val="24"/>
          <w:szCs w:val="24"/>
        </w:rPr>
        <w:t xml:space="preserve"> the direction of</w:t>
      </w:r>
      <w:r w:rsidR="00AC1BCB">
        <w:rPr>
          <w:rFonts w:ascii="Century Schoolbook" w:hAnsi="Century Schoolbook"/>
          <w:sz w:val="24"/>
          <w:szCs w:val="24"/>
        </w:rPr>
        <w:t xml:space="preserve"> a </w:t>
      </w:r>
      <w:r w:rsidRPr="00D779F4">
        <w:rPr>
          <w:rFonts w:ascii="Century Schoolbook" w:hAnsi="Century Schoolbook"/>
          <w:sz w:val="24"/>
          <w:szCs w:val="24"/>
        </w:rPr>
        <w:t xml:space="preserve">Permitted User. The rights described in this Section 1 do not expand the definition of “Permitted Users” under Section 2, do not constitute an assignment or transfer of this easement under Section 2(e), and do not confer any independent or continuing right of access upon any agent, contractor, guest, or invitee. </w:t>
      </w:r>
      <w:r w:rsidR="00AC1BCB">
        <w:rPr>
          <w:rFonts w:ascii="Century Schoolbook" w:hAnsi="Century Schoolbook"/>
          <w:sz w:val="24"/>
          <w:szCs w:val="24"/>
        </w:rPr>
        <w:t xml:space="preserve">The Permitted Users </w:t>
      </w:r>
      <w:r w:rsidRPr="00D779F4">
        <w:rPr>
          <w:rFonts w:ascii="Century Schoolbook" w:hAnsi="Century Schoolbook"/>
          <w:sz w:val="24"/>
          <w:szCs w:val="24"/>
        </w:rPr>
        <w:t>shall be responsible for ensuring that Grantees’ agents, contractors, guests, and invitees comply with the terms of this Agreement.</w:t>
      </w:r>
    </w:p>
    <w:p w14:paraId="7B4B646B" w14:textId="77777777"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No Other Rights or Uses</w:t>
      </w:r>
      <w:r w:rsidRPr="00D779F4">
        <w:rPr>
          <w:rFonts w:ascii="Century Schoolbook" w:hAnsi="Century Schoolbook"/>
          <w:sz w:val="24"/>
          <w:szCs w:val="24"/>
        </w:rPr>
        <w:t xml:space="preserve">. This easement does not include, and neither Grantees nor Grantees’ agents, contractors, guests, or invitees shall use the Easement Area for, any purpose other than those expressly described in this Section 1, including without limitation: vehicular access or parking; storage of any personal property, equipment, watercraft (other than as reasonably incidental to use of the permitted dock), building materials, or other items of </w:t>
      </w:r>
      <w:r w:rsidRPr="00D779F4">
        <w:rPr>
          <w:rFonts w:ascii="Century Schoolbook" w:hAnsi="Century Schoolbook"/>
          <w:sz w:val="24"/>
          <w:szCs w:val="24"/>
        </w:rPr>
        <w:lastRenderedPageBreak/>
        <w:t>any kind; the construction of any structure or improvement other than the one (1) dock permitted under Section 1(iii); or the installation of any fence, gate, or boundary marker of any kind within or along the Easement Area.</w:t>
      </w:r>
    </w:p>
    <w:p w14:paraId="165865C5" w14:textId="6D5B8B9A"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 xml:space="preserve">Reservation to </w:t>
      </w:r>
      <w:r w:rsidR="006C6DE6">
        <w:rPr>
          <w:rFonts w:ascii="Century Schoolbook" w:hAnsi="Century Schoolbook"/>
          <w:i/>
          <w:iCs/>
          <w:sz w:val="24"/>
          <w:szCs w:val="24"/>
        </w:rPr>
        <w:t>Grantor</w:t>
      </w:r>
      <w:r w:rsidRPr="00D779F4">
        <w:rPr>
          <w:rFonts w:ascii="Century Schoolbook" w:hAnsi="Century Schoolbook"/>
          <w:sz w:val="24"/>
          <w:szCs w:val="24"/>
        </w:rPr>
        <w:t xml:space="preserve">. Nothing in this Agreement conveys, or shall be construed to convey, any fee simple interest in the Easement Area or any other portion of the Property to Grantees. </w:t>
      </w:r>
      <w:proofErr w:type="gramStart"/>
      <w:r w:rsidR="006C6DE6">
        <w:rPr>
          <w:rFonts w:ascii="Century Schoolbook" w:hAnsi="Century Schoolbook"/>
          <w:sz w:val="24"/>
          <w:szCs w:val="24"/>
        </w:rPr>
        <w:t>Grantor</w:t>
      </w:r>
      <w:proofErr w:type="gramEnd"/>
      <w:r w:rsidRPr="00D779F4">
        <w:rPr>
          <w:rFonts w:ascii="Century Schoolbook" w:hAnsi="Century Schoolbook"/>
          <w:sz w:val="24"/>
          <w:szCs w:val="24"/>
        </w:rPr>
        <w:t xml:space="preserve"> reserve the full and unrestricted right to use the Easement Area for any purpose not inconsistent with the rights granted to Grantees under this Agreement, including the </w:t>
      </w:r>
      <w:proofErr w:type="gramStart"/>
      <w:r w:rsidRPr="00D779F4">
        <w:rPr>
          <w:rFonts w:ascii="Century Schoolbook" w:hAnsi="Century Schoolbook"/>
          <w:sz w:val="24"/>
          <w:szCs w:val="24"/>
        </w:rPr>
        <w:t>right</w:t>
      </w:r>
      <w:proofErr w:type="gramEnd"/>
      <w:r w:rsidRPr="00D779F4">
        <w:rPr>
          <w:rFonts w:ascii="Century Schoolbook" w:hAnsi="Century Schoolbook"/>
          <w:sz w:val="24"/>
          <w:szCs w:val="24"/>
        </w:rPr>
        <w:t xml:space="preserve"> of </w:t>
      </w:r>
      <w:r w:rsidR="006C6DE6">
        <w:rPr>
          <w:rFonts w:ascii="Century Schoolbook" w:hAnsi="Century Schoolbook"/>
          <w:sz w:val="24"/>
          <w:szCs w:val="24"/>
        </w:rPr>
        <w:t>Grantor</w:t>
      </w:r>
      <w:r w:rsidRPr="00D779F4">
        <w:rPr>
          <w:rFonts w:ascii="Century Schoolbook" w:hAnsi="Century Schoolbook"/>
          <w:sz w:val="24"/>
          <w:szCs w:val="24"/>
        </w:rPr>
        <w:t xml:space="preserve"> and </w:t>
      </w:r>
      <w:r w:rsidR="006C6DE6">
        <w:rPr>
          <w:rFonts w:ascii="Century Schoolbook" w:hAnsi="Century Schoolbook"/>
          <w:sz w:val="24"/>
          <w:szCs w:val="24"/>
        </w:rPr>
        <w:t>Grantor</w:t>
      </w:r>
      <w:r w:rsidRPr="00D779F4">
        <w:rPr>
          <w:rFonts w:ascii="Century Schoolbook" w:hAnsi="Century Schoolbook"/>
          <w:sz w:val="24"/>
          <w:szCs w:val="24"/>
        </w:rPr>
        <w:t>’</w:t>
      </w:r>
      <w:r w:rsidR="003A2AB7">
        <w:rPr>
          <w:rFonts w:ascii="Century Schoolbook" w:hAnsi="Century Schoolbook"/>
          <w:sz w:val="24"/>
          <w:szCs w:val="24"/>
        </w:rPr>
        <w:t>s</w:t>
      </w:r>
      <w:r w:rsidRPr="00D779F4">
        <w:rPr>
          <w:rFonts w:ascii="Century Schoolbook" w:hAnsi="Century Schoolbook"/>
          <w:sz w:val="24"/>
          <w:szCs w:val="24"/>
        </w:rPr>
        <w:t xml:space="preserve"> family, guests, and invitees to use the lake and the Easement Area concurrently with Grantees.</w:t>
      </w:r>
    </w:p>
    <w:p w14:paraId="01185B10" w14:textId="77777777" w:rsidR="00B11F55" w:rsidRPr="00D779F4" w:rsidRDefault="00000000">
      <w:pPr>
        <w:spacing w:after="200"/>
        <w:jc w:val="both"/>
        <w:rPr>
          <w:rFonts w:ascii="Century Schoolbook" w:hAnsi="Century Schoolbook"/>
          <w:sz w:val="24"/>
          <w:szCs w:val="24"/>
        </w:rPr>
      </w:pPr>
      <w:r w:rsidRPr="00D779F4">
        <w:rPr>
          <w:rFonts w:ascii="Century Schoolbook" w:hAnsi="Century Schoolbook"/>
          <w:b/>
          <w:bCs/>
          <w:sz w:val="24"/>
          <w:szCs w:val="24"/>
        </w:rPr>
        <w:t xml:space="preserve">2. </w:t>
      </w:r>
      <w:r w:rsidRPr="00D779F4">
        <w:rPr>
          <w:rFonts w:ascii="Century Schoolbook" w:hAnsi="Century Schoolbook"/>
          <w:b/>
          <w:bCs/>
          <w:sz w:val="24"/>
          <w:szCs w:val="24"/>
          <w:u w:val="single"/>
        </w:rPr>
        <w:t>Duration; Personal Nature of Easement</w:t>
      </w:r>
      <w:r w:rsidRPr="00D779F4">
        <w:rPr>
          <w:rFonts w:ascii="Century Schoolbook" w:hAnsi="Century Schoolbook"/>
          <w:b/>
          <w:bCs/>
          <w:sz w:val="24"/>
          <w:szCs w:val="24"/>
        </w:rPr>
        <w:t xml:space="preserve">. </w:t>
      </w:r>
      <w:r w:rsidRPr="00D779F4">
        <w:rPr>
          <w:rFonts w:ascii="Century Schoolbook" w:hAnsi="Century Schoolbook"/>
          <w:sz w:val="24"/>
          <w:szCs w:val="24"/>
        </w:rPr>
        <w:t>This easement is expressly personal in nature and is subject to the following limitations:</w:t>
      </w:r>
    </w:p>
    <w:p w14:paraId="1E6A2059"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Measuring Lives</w:t>
      </w:r>
      <w:r w:rsidRPr="00D779F4">
        <w:rPr>
          <w:rFonts w:ascii="Century Schoolbook" w:hAnsi="Century Schoolbook"/>
          <w:sz w:val="24"/>
          <w:szCs w:val="24"/>
        </w:rPr>
        <w:t>. This easement is granted solely for the respective lifetimes of the following five (5) named individuals (collectively, the “Permitted Users”): Derrick Hasenour, Sarah Hasenour, Hannah Hasenour, Lilly Hasenour, and Asher Hasenour.</w:t>
      </w:r>
    </w:p>
    <w:p w14:paraId="7E9FB160" w14:textId="77777777" w:rsidR="00291B40" w:rsidRPr="00D779F4" w:rsidRDefault="00291B40" w:rsidP="00291B4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Ownership Condition</w:t>
      </w:r>
      <w:r w:rsidRPr="00D779F4">
        <w:rPr>
          <w:rFonts w:ascii="Century Schoolbook" w:hAnsi="Century Schoolbook"/>
          <w:sz w:val="24"/>
          <w:szCs w:val="24"/>
        </w:rPr>
        <w:t>. Notwithstanding subsection (a), this easement shall remain in effect only for so long as at least one Permitted User holds an ownership interest in the Retained Property. If, at any time, no Permitted User holds any ownership interest in the Retained Property, this easement shall automatically terminate, regardless of whether any Permitted User is then living.</w:t>
      </w:r>
    </w:p>
    <w:p w14:paraId="52140334" w14:textId="5B0BC01D" w:rsidR="009B5261"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c</w:t>
      </w:r>
      <w:r w:rsidRPr="00D779F4">
        <w:rPr>
          <w:rFonts w:ascii="Century Schoolbook" w:hAnsi="Century Schoolbook"/>
          <w:sz w:val="24"/>
          <w:szCs w:val="24"/>
        </w:rPr>
        <w:t xml:space="preserve">) </w:t>
      </w:r>
      <w:r w:rsidRPr="00D779F4">
        <w:rPr>
          <w:rFonts w:ascii="Century Schoolbook" w:hAnsi="Century Schoolbook"/>
          <w:i/>
          <w:iCs/>
          <w:sz w:val="24"/>
          <w:szCs w:val="24"/>
        </w:rPr>
        <w:t>Automatic Termination</w:t>
      </w:r>
      <w:r w:rsidRPr="00D779F4">
        <w:rPr>
          <w:rFonts w:ascii="Century Schoolbook" w:hAnsi="Century Schoolbook"/>
          <w:sz w:val="24"/>
          <w:szCs w:val="24"/>
        </w:rPr>
        <w:t>.</w:t>
      </w:r>
      <w:r w:rsidR="009B5261">
        <w:rPr>
          <w:rFonts w:ascii="Century Schoolbook" w:hAnsi="Century Schoolbook"/>
          <w:sz w:val="24"/>
          <w:szCs w:val="24"/>
        </w:rPr>
        <w:t xml:space="preserve"> </w:t>
      </w:r>
      <w:r w:rsidR="009B5261" w:rsidRPr="009B5261">
        <w:rPr>
          <w:rFonts w:ascii="Century Schoolbook" w:hAnsi="Century Schoolbook"/>
          <w:sz w:val="24"/>
          <w:szCs w:val="24"/>
        </w:rPr>
        <w:t>This easement shall automatically terminate, without further action by either Party, immediately and irrevocably upon the earlier of (</w:t>
      </w:r>
      <w:proofErr w:type="spellStart"/>
      <w:r w:rsidR="009B5261" w:rsidRPr="009B5261">
        <w:rPr>
          <w:rFonts w:ascii="Century Schoolbook" w:hAnsi="Century Schoolbook"/>
          <w:sz w:val="24"/>
          <w:szCs w:val="24"/>
        </w:rPr>
        <w:t>i</w:t>
      </w:r>
      <w:proofErr w:type="spellEnd"/>
      <w:r w:rsidR="009B5261" w:rsidRPr="009B5261">
        <w:rPr>
          <w:rFonts w:ascii="Century Schoolbook" w:hAnsi="Century Schoolbook"/>
          <w:sz w:val="24"/>
          <w:szCs w:val="24"/>
        </w:rPr>
        <w:t>) the death of the last surviving Permitted User, or (ii) the date on which no Permitted User holds any ownership interest in the Retained Property, as provided in subsection (b)</w:t>
      </w:r>
      <w:r w:rsidR="004F598F">
        <w:rPr>
          <w:rFonts w:ascii="Century Schoolbook" w:hAnsi="Century Schoolbook"/>
          <w:sz w:val="24"/>
          <w:szCs w:val="24"/>
        </w:rPr>
        <w:t>.</w:t>
      </w:r>
    </w:p>
    <w:p w14:paraId="6EFB0410" w14:textId="53FF9891"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d</w:t>
      </w:r>
      <w:r w:rsidRPr="00D779F4">
        <w:rPr>
          <w:rFonts w:ascii="Century Schoolbook" w:hAnsi="Century Schoolbook"/>
          <w:sz w:val="24"/>
          <w:szCs w:val="24"/>
        </w:rPr>
        <w:t xml:space="preserve">) </w:t>
      </w:r>
      <w:r w:rsidRPr="00D779F4">
        <w:rPr>
          <w:rFonts w:ascii="Century Schoolbook" w:hAnsi="Century Schoolbook"/>
          <w:i/>
          <w:iCs/>
          <w:sz w:val="24"/>
          <w:szCs w:val="24"/>
        </w:rPr>
        <w:t>No Extension to Grandchildren or Other Descendants</w:t>
      </w:r>
      <w:r w:rsidRPr="00D779F4">
        <w:rPr>
          <w:rFonts w:ascii="Century Schoolbook" w:hAnsi="Century Schoolbook"/>
          <w:sz w:val="24"/>
          <w:szCs w:val="24"/>
        </w:rPr>
        <w:t>. This easement is strictly personal to the Permitted Users named in Section 2(a). It does not extend to, benefit, or inure to the benefit of any grandchild of Derrick Hasenour and Sarah Hasenour, or any other child, heir, descendant, devisee, successor, or assign of any Permitted User, whether by operation of law or otherwise.</w:t>
      </w:r>
    </w:p>
    <w:p w14:paraId="692A8DE1" w14:textId="5AB31E02" w:rsidR="009F6BB9" w:rsidRDefault="00000000">
      <w:pPr>
        <w:spacing w:after="200"/>
        <w:ind w:left="720"/>
        <w:jc w:val="both"/>
        <w:rPr>
          <w:rFonts w:ascii="Century Schoolbook" w:hAnsi="Century Schoolbook"/>
          <w:sz w:val="24"/>
          <w:szCs w:val="24"/>
        </w:rPr>
      </w:pPr>
      <w:r w:rsidRPr="0055314E">
        <w:rPr>
          <w:rFonts w:ascii="Century Schoolbook" w:hAnsi="Century Schoolbook"/>
          <w:sz w:val="24"/>
          <w:szCs w:val="24"/>
          <w:lang w:val="fr-FR"/>
        </w:rPr>
        <w:t>(</w:t>
      </w:r>
      <w:r w:rsidR="00291B40" w:rsidRPr="0055314E">
        <w:rPr>
          <w:rFonts w:ascii="Century Schoolbook" w:hAnsi="Century Schoolbook"/>
          <w:sz w:val="24"/>
          <w:szCs w:val="24"/>
          <w:lang w:val="fr-FR"/>
        </w:rPr>
        <w:t>e</w:t>
      </w:r>
      <w:r w:rsidRPr="0055314E">
        <w:rPr>
          <w:rFonts w:ascii="Century Schoolbook" w:hAnsi="Century Schoolbook"/>
          <w:sz w:val="24"/>
          <w:szCs w:val="24"/>
          <w:lang w:val="fr-FR"/>
        </w:rPr>
        <w:t xml:space="preserve">) </w:t>
      </w:r>
      <w:r w:rsidRPr="0055314E">
        <w:rPr>
          <w:rFonts w:ascii="Century Schoolbook" w:hAnsi="Century Schoolbook"/>
          <w:i/>
          <w:iCs/>
          <w:sz w:val="24"/>
          <w:szCs w:val="24"/>
          <w:lang w:val="fr-FR"/>
        </w:rPr>
        <w:t>Non-</w:t>
      </w:r>
      <w:proofErr w:type="spellStart"/>
      <w:proofErr w:type="gramStart"/>
      <w:r w:rsidRPr="0055314E">
        <w:rPr>
          <w:rFonts w:ascii="Century Schoolbook" w:hAnsi="Century Schoolbook"/>
          <w:i/>
          <w:iCs/>
          <w:sz w:val="24"/>
          <w:szCs w:val="24"/>
          <w:lang w:val="fr-FR"/>
        </w:rPr>
        <w:t>Transferable</w:t>
      </w:r>
      <w:proofErr w:type="spellEnd"/>
      <w:r w:rsidRPr="0055314E">
        <w:rPr>
          <w:rFonts w:ascii="Century Schoolbook" w:hAnsi="Century Schoolbook"/>
          <w:i/>
          <w:iCs/>
          <w:sz w:val="24"/>
          <w:szCs w:val="24"/>
          <w:lang w:val="fr-FR"/>
        </w:rPr>
        <w:t>;</w:t>
      </w:r>
      <w:proofErr w:type="gramEnd"/>
      <w:r w:rsidRPr="0055314E">
        <w:rPr>
          <w:rFonts w:ascii="Century Schoolbook" w:hAnsi="Century Schoolbook"/>
          <w:i/>
          <w:iCs/>
          <w:sz w:val="24"/>
          <w:szCs w:val="24"/>
          <w:lang w:val="fr-FR"/>
        </w:rPr>
        <w:t xml:space="preserve"> Not </w:t>
      </w:r>
      <w:proofErr w:type="spellStart"/>
      <w:r w:rsidRPr="0055314E">
        <w:rPr>
          <w:rFonts w:ascii="Century Schoolbook" w:hAnsi="Century Schoolbook"/>
          <w:i/>
          <w:iCs/>
          <w:sz w:val="24"/>
          <w:szCs w:val="24"/>
          <w:lang w:val="fr-FR"/>
        </w:rPr>
        <w:t>Appurtenant</w:t>
      </w:r>
      <w:proofErr w:type="spellEnd"/>
      <w:r w:rsidRPr="0055314E">
        <w:rPr>
          <w:rFonts w:ascii="Century Schoolbook" w:hAnsi="Century Schoolbook"/>
          <w:sz w:val="24"/>
          <w:szCs w:val="24"/>
          <w:lang w:val="fr-FR"/>
        </w:rPr>
        <w:t>.</w:t>
      </w:r>
      <w:r w:rsidR="009F6BB9" w:rsidRPr="0055314E">
        <w:rPr>
          <w:rFonts w:ascii="Century Schoolbook" w:hAnsi="Century Schoolbook"/>
          <w:sz w:val="24"/>
          <w:szCs w:val="24"/>
          <w:lang w:val="fr-FR"/>
        </w:rPr>
        <w:t xml:space="preserve"> </w:t>
      </w:r>
      <w:r w:rsidR="009F6BB9" w:rsidRPr="009F6BB9">
        <w:rPr>
          <w:rFonts w:ascii="Century Schoolbook" w:hAnsi="Century Schoolbook"/>
          <w:sz w:val="24"/>
          <w:szCs w:val="24"/>
        </w:rPr>
        <w:t xml:space="preserve">This easement is an easement in gross, personal to the Permitted Users. It is not appurtenant to, and does not run with title to, the Retained Property or any other real property. The ownership condition described in subsection (b) is a condition on the duration of this personal easement and does not render this easement appurtenant to the Retained Property. This easement may not be sold, assigned, transferred, leased, or otherwise conveyed by any Permitted User to any other person or </w:t>
      </w:r>
      <w:r w:rsidR="009F6BB9" w:rsidRPr="009F6BB9">
        <w:rPr>
          <w:rFonts w:ascii="Century Schoolbook" w:hAnsi="Century Schoolbook"/>
          <w:sz w:val="24"/>
          <w:szCs w:val="24"/>
        </w:rPr>
        <w:lastRenderedPageBreak/>
        <w:t>entity, and any attempted assignment or transfer in violation of this Section 2(e) shall be void and of no force or effect.</w:t>
      </w:r>
    </w:p>
    <w:p w14:paraId="5C0E0C26" w14:textId="6C0777A6" w:rsidR="009F6BB9" w:rsidRDefault="00000000" w:rsidP="009F6BB9">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f</w:t>
      </w:r>
      <w:r w:rsidRPr="00D779F4">
        <w:rPr>
          <w:rFonts w:ascii="Century Schoolbook" w:hAnsi="Century Schoolbook"/>
          <w:sz w:val="24"/>
          <w:szCs w:val="24"/>
        </w:rPr>
        <w:t xml:space="preserve">) </w:t>
      </w:r>
      <w:r w:rsidRPr="00D779F4">
        <w:rPr>
          <w:rFonts w:ascii="Century Schoolbook" w:hAnsi="Century Schoolbook"/>
          <w:i/>
          <w:iCs/>
          <w:sz w:val="24"/>
          <w:szCs w:val="24"/>
        </w:rPr>
        <w:t>Recording Evidence of Termination</w:t>
      </w:r>
      <w:r w:rsidRPr="00D779F4">
        <w:rPr>
          <w:rFonts w:ascii="Century Schoolbook" w:hAnsi="Century Schoolbook"/>
          <w:sz w:val="24"/>
          <w:szCs w:val="24"/>
        </w:rPr>
        <w:t xml:space="preserve">. </w:t>
      </w:r>
      <w:r w:rsidR="009F6BB9" w:rsidRPr="009F6BB9">
        <w:rPr>
          <w:rFonts w:ascii="Century Schoolbook" w:hAnsi="Century Schoolbook"/>
          <w:sz w:val="24"/>
          <w:szCs w:val="24"/>
        </w:rPr>
        <w:t xml:space="preserve">Following the termination of this easement under subsection (b) or (c) above, </w:t>
      </w:r>
      <w:r w:rsidR="006C6DE6">
        <w:rPr>
          <w:rFonts w:ascii="Century Schoolbook" w:hAnsi="Century Schoolbook"/>
          <w:sz w:val="24"/>
          <w:szCs w:val="24"/>
        </w:rPr>
        <w:t>Grantor</w:t>
      </w:r>
      <w:r w:rsidR="009F6BB9" w:rsidRPr="009F6BB9">
        <w:rPr>
          <w:rFonts w:ascii="Century Schoolbook" w:hAnsi="Century Schoolbook"/>
          <w:sz w:val="24"/>
          <w:szCs w:val="24"/>
        </w:rPr>
        <w:t>, or any then-owner of the Property, may record an affidavit in the Office of the Recorder of Johnson County, Indiana. If termination results from the death of the last surviving Permitted User, the affidavit shall attach satisfactory proof of death for each Permitted User. If termination results from no Permitted User holding an ownership interest in the Retained Property, the affidavit shall attach a certified copy of the recorded instrument, title report, or other satisfactory documentation evidencing that fact. Such recorded affidavit shall be conclusive evidence, for all purposes including title examination, that this easement has terminated.</w:t>
      </w:r>
    </w:p>
    <w:p w14:paraId="6C6BA61F" w14:textId="7585F9F0" w:rsidR="00B11F55" w:rsidRPr="00D779F4" w:rsidRDefault="00000000" w:rsidP="009F6BB9">
      <w:pPr>
        <w:spacing w:after="200"/>
        <w:jc w:val="both"/>
        <w:rPr>
          <w:rFonts w:ascii="Century Schoolbook" w:hAnsi="Century Schoolbook"/>
          <w:sz w:val="24"/>
          <w:szCs w:val="24"/>
        </w:rPr>
      </w:pPr>
      <w:r w:rsidRPr="00D779F4">
        <w:rPr>
          <w:rFonts w:ascii="Century Schoolbook" w:hAnsi="Century Schoolbook"/>
          <w:b/>
          <w:bCs/>
          <w:sz w:val="24"/>
          <w:szCs w:val="24"/>
        </w:rPr>
        <w:t xml:space="preserve">3. </w:t>
      </w:r>
      <w:r w:rsidRPr="00D779F4">
        <w:rPr>
          <w:rFonts w:ascii="Century Schoolbook" w:hAnsi="Century Schoolbook"/>
          <w:b/>
          <w:bCs/>
          <w:sz w:val="24"/>
          <w:szCs w:val="24"/>
          <w:u w:val="single"/>
        </w:rPr>
        <w:t>Access Route; Condition of Easement Area</w:t>
      </w:r>
      <w:r w:rsidRPr="00D779F4">
        <w:rPr>
          <w:rFonts w:ascii="Century Schoolbook" w:hAnsi="Century Schoolbook"/>
          <w:b/>
          <w:bCs/>
          <w:sz w:val="24"/>
          <w:szCs w:val="24"/>
        </w:rPr>
        <w:t xml:space="preserve">. </w:t>
      </w:r>
      <w:r w:rsidRPr="00D779F4">
        <w:rPr>
          <w:rFonts w:ascii="Century Schoolbook" w:hAnsi="Century Schoolbook"/>
          <w:sz w:val="24"/>
          <w:szCs w:val="24"/>
        </w:rPr>
        <w:t xml:space="preserve">Access to the Easement Area shall be solely via the existing unimproved dirt trail through the wooded portion of the Property depicted on </w:t>
      </w:r>
      <w:r w:rsidRPr="00D779F4">
        <w:rPr>
          <w:rFonts w:ascii="Century Schoolbook" w:hAnsi="Century Schoolbook"/>
          <w:sz w:val="24"/>
          <w:szCs w:val="24"/>
          <w:u w:val="single"/>
        </w:rPr>
        <w:t xml:space="preserve">Exhibit </w:t>
      </w:r>
      <w:r w:rsidR="00AC1BCB">
        <w:rPr>
          <w:rFonts w:ascii="Century Schoolbook" w:hAnsi="Century Schoolbook"/>
          <w:sz w:val="24"/>
          <w:szCs w:val="24"/>
          <w:u w:val="single"/>
        </w:rPr>
        <w:t>3</w:t>
      </w:r>
      <w:r w:rsidRPr="00D779F4">
        <w:rPr>
          <w:rFonts w:ascii="Century Schoolbook" w:hAnsi="Century Schoolbook"/>
          <w:sz w:val="24"/>
          <w:szCs w:val="24"/>
        </w:rPr>
        <w:t xml:space="preserve">. No paving, grading, widening, or other improvement of the trail shall be made without </w:t>
      </w:r>
      <w:r w:rsidR="006C6DE6">
        <w:rPr>
          <w:rFonts w:ascii="Century Schoolbook" w:hAnsi="Century Schoolbook"/>
          <w:sz w:val="24"/>
          <w:szCs w:val="24"/>
        </w:rPr>
        <w:t>Grantor</w:t>
      </w:r>
      <w:r w:rsidRPr="00D779F4">
        <w:rPr>
          <w:rFonts w:ascii="Century Schoolbook" w:hAnsi="Century Schoolbook"/>
          <w:sz w:val="24"/>
          <w:szCs w:val="24"/>
        </w:rPr>
        <w:t>’</w:t>
      </w:r>
      <w:r w:rsidR="003A2AB7">
        <w:rPr>
          <w:rFonts w:ascii="Century Schoolbook" w:hAnsi="Century Schoolbook"/>
          <w:sz w:val="24"/>
          <w:szCs w:val="24"/>
        </w:rPr>
        <w:t>s</w:t>
      </w:r>
      <w:r w:rsidRPr="00D779F4">
        <w:rPr>
          <w:rFonts w:ascii="Century Schoolbook" w:hAnsi="Century Schoolbook"/>
          <w:sz w:val="24"/>
          <w:szCs w:val="24"/>
        </w:rPr>
        <w:t xml:space="preserve"> prior written consent. Except for the permitted dock and Grantees’ maintenance obligations under Section 4(a), the Easement Area shall remain in its natural, undeveloped condition, and neither Party shall install any fence, gate, or other boundary marker within or along the Easement Area.</w:t>
      </w:r>
    </w:p>
    <w:p w14:paraId="78D0E1DA" w14:textId="77777777" w:rsidR="00B11F55" w:rsidRPr="00D779F4" w:rsidRDefault="00000000">
      <w:pPr>
        <w:spacing w:after="200"/>
        <w:jc w:val="both"/>
        <w:rPr>
          <w:rFonts w:ascii="Century Schoolbook" w:hAnsi="Century Schoolbook"/>
          <w:sz w:val="24"/>
          <w:szCs w:val="24"/>
        </w:rPr>
      </w:pPr>
      <w:r w:rsidRPr="00D779F4">
        <w:rPr>
          <w:rFonts w:ascii="Century Schoolbook" w:hAnsi="Century Schoolbook"/>
          <w:b/>
          <w:bCs/>
          <w:sz w:val="24"/>
          <w:szCs w:val="24"/>
        </w:rPr>
        <w:t xml:space="preserve">4. </w:t>
      </w:r>
      <w:r w:rsidRPr="00D779F4">
        <w:rPr>
          <w:rFonts w:ascii="Century Schoolbook" w:hAnsi="Century Schoolbook"/>
          <w:b/>
          <w:bCs/>
          <w:sz w:val="24"/>
          <w:szCs w:val="24"/>
          <w:u w:val="single"/>
        </w:rPr>
        <w:t>Maintenance and Taxes</w:t>
      </w:r>
      <w:r w:rsidRPr="00D779F4">
        <w:rPr>
          <w:rFonts w:ascii="Century Schoolbook" w:hAnsi="Century Schoolbook"/>
          <w:b/>
          <w:bCs/>
          <w:sz w:val="24"/>
          <w:szCs w:val="24"/>
        </w:rPr>
        <w:t xml:space="preserve">. </w:t>
      </w:r>
    </w:p>
    <w:p w14:paraId="00756C4C"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Grantees’ Obligations</w:t>
      </w:r>
      <w:r w:rsidRPr="00D779F4">
        <w:rPr>
          <w:rFonts w:ascii="Century Schoolbook" w:hAnsi="Century Schoolbook"/>
          <w:sz w:val="24"/>
          <w:szCs w:val="24"/>
        </w:rPr>
        <w:t>. Grantees shall, at their sole cost and expense, maintain the wooded portion of the Easement Area by removing invasive vegetation, including without limitation vines and honeysuckle, while preserving all living, native trees. Grantees shall have no obligation to maintain the lake itself.</w:t>
      </w:r>
    </w:p>
    <w:p w14:paraId="33C85C14" w14:textId="542C440F"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006C6DE6">
        <w:rPr>
          <w:rFonts w:ascii="Century Schoolbook" w:hAnsi="Century Schoolbook"/>
          <w:i/>
          <w:iCs/>
          <w:sz w:val="24"/>
          <w:szCs w:val="24"/>
        </w:rPr>
        <w:t>Grantor</w:t>
      </w:r>
      <w:r w:rsidRPr="00D779F4">
        <w:rPr>
          <w:rFonts w:ascii="Century Schoolbook" w:hAnsi="Century Schoolbook"/>
          <w:i/>
          <w:iCs/>
          <w:sz w:val="24"/>
          <w:szCs w:val="24"/>
        </w:rPr>
        <w:t>’</w:t>
      </w:r>
      <w:r w:rsidR="003A2AB7">
        <w:rPr>
          <w:rFonts w:ascii="Century Schoolbook" w:hAnsi="Century Schoolbook"/>
          <w:i/>
          <w:iCs/>
          <w:sz w:val="24"/>
          <w:szCs w:val="24"/>
        </w:rPr>
        <w:t>s</w:t>
      </w:r>
      <w:r w:rsidRPr="00D779F4">
        <w:rPr>
          <w:rFonts w:ascii="Century Schoolbook" w:hAnsi="Century Schoolbook"/>
          <w:i/>
          <w:iCs/>
          <w:sz w:val="24"/>
          <w:szCs w:val="24"/>
        </w:rPr>
        <w:t xml:space="preserve"> Obligations</w:t>
      </w:r>
      <w:r w:rsidRPr="00D779F4">
        <w:rPr>
          <w:rFonts w:ascii="Century Schoolbook" w:hAnsi="Century Schoolbook"/>
          <w:sz w:val="24"/>
          <w:szCs w:val="24"/>
        </w:rPr>
        <w:t xml:space="preserve">. </w:t>
      </w:r>
      <w:r w:rsidR="006C6DE6">
        <w:rPr>
          <w:rFonts w:ascii="Century Schoolbook" w:hAnsi="Century Schoolbook"/>
          <w:sz w:val="24"/>
          <w:szCs w:val="24"/>
        </w:rPr>
        <w:t>Grantor</w:t>
      </w:r>
      <w:r w:rsidRPr="00D779F4">
        <w:rPr>
          <w:rFonts w:ascii="Century Schoolbook" w:hAnsi="Century Schoolbook"/>
          <w:sz w:val="24"/>
          <w:szCs w:val="24"/>
        </w:rPr>
        <w:t xml:space="preserve"> shall be solely responsible, at </w:t>
      </w:r>
      <w:r w:rsidR="006C6DE6">
        <w:rPr>
          <w:rFonts w:ascii="Century Schoolbook" w:hAnsi="Century Schoolbook"/>
          <w:sz w:val="24"/>
          <w:szCs w:val="24"/>
        </w:rPr>
        <w:t>Grantor</w:t>
      </w:r>
      <w:r w:rsidRPr="00D779F4">
        <w:rPr>
          <w:rFonts w:ascii="Century Schoolbook" w:hAnsi="Century Schoolbook"/>
          <w:sz w:val="24"/>
          <w:szCs w:val="24"/>
        </w:rPr>
        <w:t>’</w:t>
      </w:r>
      <w:r w:rsidR="003A2AB7">
        <w:rPr>
          <w:rFonts w:ascii="Century Schoolbook" w:hAnsi="Century Schoolbook"/>
          <w:sz w:val="24"/>
          <w:szCs w:val="24"/>
        </w:rPr>
        <w:t>s</w:t>
      </w:r>
      <w:r w:rsidRPr="00D779F4">
        <w:rPr>
          <w:rFonts w:ascii="Century Schoolbook" w:hAnsi="Century Schoolbook"/>
          <w:sz w:val="24"/>
          <w:szCs w:val="24"/>
        </w:rPr>
        <w:t xml:space="preserve"> sole cost and expense, for maintenance of the lake and for payment of all real property taxes and assessments levied against the Property, including the Easement Area.</w:t>
      </w:r>
    </w:p>
    <w:p w14:paraId="1F467D13" w14:textId="2AA8D671" w:rsidR="008E384C" w:rsidRDefault="008E384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Dock</w:t>
      </w:r>
      <w:r w:rsidRPr="00D779F4">
        <w:rPr>
          <w:rFonts w:ascii="Century Schoolbook" w:hAnsi="Century Schoolbook"/>
          <w:sz w:val="24"/>
          <w:szCs w:val="24"/>
        </w:rPr>
        <w:t>. Grantees shall, at their sole cost and expense, maintain and repair the dock permitted under Section 1(</w:t>
      </w:r>
      <w:r w:rsidR="00330370">
        <w:rPr>
          <w:rFonts w:ascii="Century Schoolbook" w:hAnsi="Century Schoolbook"/>
          <w:sz w:val="24"/>
          <w:szCs w:val="24"/>
        </w:rPr>
        <w:t>iii</w:t>
      </w:r>
      <w:r w:rsidRPr="00D779F4">
        <w:rPr>
          <w:rFonts w:ascii="Century Schoolbook" w:hAnsi="Century Schoolbook"/>
          <w:sz w:val="24"/>
          <w:szCs w:val="24"/>
        </w:rPr>
        <w:t>). Upon termination of this easement under Section 2, the dock shall remain in place and shall become the sole property of the then-owner of the Property. Neither Grantees, any Permitted User, nor their respective heirs, successors, or estates shall have any obligation to remove the dock or to restore the Easement Area upon termination of this easement.</w:t>
      </w:r>
    </w:p>
    <w:p w14:paraId="33C61447" w14:textId="30ACB9FD" w:rsidR="00F172E9" w:rsidRPr="0055314E" w:rsidRDefault="00F172E9" w:rsidP="00F172E9">
      <w:pPr>
        <w:pStyle w:val="FirstParagraph"/>
        <w:ind w:left="720"/>
        <w:rPr>
          <w:rFonts w:ascii="Century Schoolbook" w:hAnsi="Century Schoolbook" w:cs="Times New Roman"/>
        </w:rPr>
      </w:pPr>
      <w:r w:rsidRPr="0055314E">
        <w:rPr>
          <w:rFonts w:ascii="Century Schoolbook" w:hAnsi="Century Schoolbook" w:cs="Times New Roman"/>
        </w:rPr>
        <w:t xml:space="preserve">(d) </w:t>
      </w:r>
      <w:r w:rsidRPr="0055314E">
        <w:rPr>
          <w:rFonts w:ascii="Century Schoolbook" w:hAnsi="Century Schoolbook" w:cs="Times New Roman"/>
          <w:i/>
          <w:iCs/>
        </w:rPr>
        <w:t>Damage: Repair and Restoration.</w:t>
      </w:r>
      <w:r w:rsidRPr="0055314E">
        <w:rPr>
          <w:rFonts w:ascii="Century Schoolbook" w:hAnsi="Century Schoolbook" w:cs="Times New Roman"/>
        </w:rPr>
        <w:t xml:space="preserve"> Grantees shall be jointly and severally responsible, at their sole cost and expense, for promptly repairing and </w:t>
      </w:r>
      <w:r w:rsidRPr="0055314E">
        <w:rPr>
          <w:rFonts w:ascii="Century Schoolbook" w:hAnsi="Century Schoolbook" w:cs="Times New Roman"/>
        </w:rPr>
        <w:lastRenderedPageBreak/>
        <w:t xml:space="preserve">restoring any damage to the Property, the Easement Area, the lake, the shoreline, the access trail, vegetation, trees, improvements, or other property caused by or arising from the use of the Easement Area by any Permitted User or by any agent, contractor, guest, or invitee of a Permitted User. All repairs and restoration shall be performed in a good and workmanlike manner, in compliance with applicable law, and in a manner reasonably acceptable to </w:t>
      </w:r>
      <w:r w:rsidR="006C6DE6" w:rsidRPr="0055314E">
        <w:rPr>
          <w:rFonts w:ascii="Century Schoolbook" w:hAnsi="Century Schoolbook" w:cs="Times New Roman"/>
        </w:rPr>
        <w:t>Grantor</w:t>
      </w:r>
      <w:r w:rsidRPr="0055314E">
        <w:rPr>
          <w:rFonts w:ascii="Century Schoolbook" w:hAnsi="Century Schoolbook" w:cs="Times New Roman"/>
        </w:rPr>
        <w:t>.</w:t>
      </w:r>
    </w:p>
    <w:p w14:paraId="5104BB0A" w14:textId="5AD548CD" w:rsidR="00F172E9" w:rsidRPr="0055314E" w:rsidRDefault="00F172E9" w:rsidP="0055314E">
      <w:pPr>
        <w:pStyle w:val="BodyText"/>
        <w:ind w:left="720"/>
        <w:rPr>
          <w:rFonts w:ascii="Century Schoolbook" w:hAnsi="Century Schoolbook" w:cs="Times New Roman"/>
        </w:rPr>
      </w:pPr>
      <w:r w:rsidRPr="0055314E">
        <w:rPr>
          <w:rFonts w:ascii="Century Schoolbook" w:hAnsi="Century Schoolbook" w:cs="Times New Roman"/>
        </w:rPr>
        <w:t xml:space="preserve">Except in the event of an emergency requiring immediate action to prevent personal injury or material property damage, no repair or restoration work shall be commenced without </w:t>
      </w:r>
      <w:r w:rsidR="006C6DE6" w:rsidRPr="0055314E">
        <w:rPr>
          <w:rFonts w:ascii="Century Schoolbook" w:hAnsi="Century Schoolbook" w:cs="Times New Roman"/>
        </w:rPr>
        <w:t>Grantor</w:t>
      </w:r>
      <w:r w:rsidRPr="0055314E">
        <w:rPr>
          <w:rFonts w:ascii="Century Schoolbook" w:hAnsi="Century Schoolbook" w:cs="Times New Roman"/>
        </w:rPr>
        <w:t>’</w:t>
      </w:r>
      <w:r w:rsidR="003A2AB7">
        <w:rPr>
          <w:rFonts w:ascii="Century Schoolbook" w:hAnsi="Century Schoolbook" w:cs="Times New Roman"/>
        </w:rPr>
        <w:t>s</w:t>
      </w:r>
      <w:r w:rsidRPr="0055314E">
        <w:rPr>
          <w:rFonts w:ascii="Century Schoolbook" w:hAnsi="Century Schoolbook" w:cs="Times New Roman"/>
        </w:rPr>
        <w:t xml:space="preserve"> prior written approval of the scope and manner of the proposed work. If Grantees fail to complete any required repair or restoration within fifteen (15) days after written notice from </w:t>
      </w:r>
      <w:r w:rsidR="006C6DE6" w:rsidRPr="0055314E">
        <w:rPr>
          <w:rFonts w:ascii="Century Schoolbook" w:hAnsi="Century Schoolbook" w:cs="Times New Roman"/>
        </w:rPr>
        <w:t>Grantor</w:t>
      </w:r>
      <w:r w:rsidRPr="0055314E">
        <w:rPr>
          <w:rFonts w:ascii="Century Schoolbook" w:hAnsi="Century Schoolbook" w:cs="Times New Roman"/>
        </w:rPr>
        <w:t xml:space="preserve">, or within such shorter period as may be reasonably necessary to address an unsafe condition or prevent further damage, </w:t>
      </w:r>
      <w:r w:rsidR="006C6DE6" w:rsidRPr="0055314E">
        <w:rPr>
          <w:rFonts w:ascii="Century Schoolbook" w:hAnsi="Century Schoolbook" w:cs="Times New Roman"/>
        </w:rPr>
        <w:t>Grantor</w:t>
      </w:r>
      <w:r w:rsidRPr="0055314E">
        <w:rPr>
          <w:rFonts w:ascii="Century Schoolbook" w:hAnsi="Century Schoolbook" w:cs="Times New Roman"/>
        </w:rPr>
        <w:t xml:space="preserve"> may perform or cause such work to be performed, and Grantees shall reimburse </w:t>
      </w:r>
      <w:r w:rsidR="006C6DE6" w:rsidRPr="0055314E">
        <w:rPr>
          <w:rFonts w:ascii="Century Schoolbook" w:hAnsi="Century Schoolbook" w:cs="Times New Roman"/>
        </w:rPr>
        <w:t>Grantor</w:t>
      </w:r>
      <w:r w:rsidRPr="0055314E">
        <w:rPr>
          <w:rFonts w:ascii="Century Schoolbook" w:hAnsi="Century Schoolbook" w:cs="Times New Roman"/>
        </w:rPr>
        <w:t xml:space="preserve"> for all reasonable costs and expenses incurred within ten (10) days after written demand.</w:t>
      </w:r>
    </w:p>
    <w:p w14:paraId="499E6508" w14:textId="06FB05B5" w:rsidR="00F172E9" w:rsidRPr="0055314E" w:rsidRDefault="00F172E9"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(e) </w:t>
      </w:r>
      <w:r w:rsidRPr="0055314E">
        <w:rPr>
          <w:rFonts w:ascii="Century Schoolbook" w:hAnsi="Century Schoolbook" w:cs="Times New Roman"/>
          <w:i/>
          <w:iCs/>
        </w:rPr>
        <w:t>Removal of Property and Debris</w:t>
      </w:r>
      <w:r w:rsidRPr="0055314E">
        <w:rPr>
          <w:rFonts w:ascii="Century Schoolbook" w:hAnsi="Century Schoolbook" w:cs="Times New Roman"/>
        </w:rPr>
        <w:t xml:space="preserve">. After each use of the Easement Area, the Permitted Users shall remove all trash, refuse, fishing line, hooks, food, beverage containers, recreational equipment, watercraft, and other personal property brought onto the Property, except for items that </w:t>
      </w:r>
      <w:r w:rsidR="006C6DE6" w:rsidRPr="0055314E">
        <w:rPr>
          <w:rFonts w:ascii="Century Schoolbook" w:hAnsi="Century Schoolbook" w:cs="Times New Roman"/>
        </w:rPr>
        <w:t>Grantor</w:t>
      </w:r>
      <w:r w:rsidRPr="0055314E">
        <w:rPr>
          <w:rFonts w:ascii="Century Schoolbook" w:hAnsi="Century Schoolbook" w:cs="Times New Roman"/>
        </w:rPr>
        <w:t xml:space="preserve"> </w:t>
      </w:r>
      <w:proofErr w:type="gramStart"/>
      <w:r w:rsidRPr="0055314E">
        <w:rPr>
          <w:rFonts w:ascii="Century Schoolbook" w:hAnsi="Century Schoolbook" w:cs="Times New Roman"/>
        </w:rPr>
        <w:t>have expressly</w:t>
      </w:r>
      <w:proofErr w:type="gramEnd"/>
      <w:r w:rsidRPr="0055314E">
        <w:rPr>
          <w:rFonts w:ascii="Century Schoolbook" w:hAnsi="Century Schoolbook" w:cs="Times New Roman"/>
        </w:rPr>
        <w:t xml:space="preserve"> authorized in writing to remain at the permitted dock. No personal property may be stored overnight within the Easement Area without </w:t>
      </w:r>
      <w:r w:rsidR="006C6DE6" w:rsidRPr="0055314E">
        <w:rPr>
          <w:rFonts w:ascii="Century Schoolbook" w:hAnsi="Century Schoolbook" w:cs="Times New Roman"/>
        </w:rPr>
        <w:t>Grantor</w:t>
      </w:r>
      <w:r w:rsidRPr="0055314E">
        <w:rPr>
          <w:rFonts w:ascii="Century Schoolbook" w:hAnsi="Century Schoolbook" w:cs="Times New Roman"/>
        </w:rPr>
        <w:t>’</w:t>
      </w:r>
      <w:r w:rsidR="003A2AB7">
        <w:rPr>
          <w:rFonts w:ascii="Century Schoolbook" w:hAnsi="Century Schoolbook" w:cs="Times New Roman"/>
        </w:rPr>
        <w:t>s</w:t>
      </w:r>
      <w:r w:rsidRPr="0055314E">
        <w:rPr>
          <w:rFonts w:ascii="Century Schoolbook" w:hAnsi="Century Schoolbook" w:cs="Times New Roman"/>
        </w:rPr>
        <w:t xml:space="preserve"> prior written consent.</w:t>
      </w:r>
    </w:p>
    <w:p w14:paraId="5C96CF34" w14:textId="094204E8" w:rsidR="00F172E9" w:rsidRPr="0055314E" w:rsidRDefault="006C6DE6" w:rsidP="0055314E">
      <w:pPr>
        <w:pStyle w:val="BodyText"/>
        <w:ind w:left="720"/>
        <w:rPr>
          <w:rFonts w:ascii="Century Schoolbook" w:hAnsi="Century Schoolbook" w:cs="Times New Roman"/>
        </w:rPr>
      </w:pPr>
      <w:r w:rsidRPr="0055314E">
        <w:rPr>
          <w:rFonts w:ascii="Century Schoolbook" w:hAnsi="Century Schoolbook" w:cs="Times New Roman"/>
        </w:rPr>
        <w:t>Grantor</w:t>
      </w:r>
      <w:r w:rsidR="00F172E9" w:rsidRPr="0055314E">
        <w:rPr>
          <w:rFonts w:ascii="Century Schoolbook" w:hAnsi="Century Schoolbook" w:cs="Times New Roman"/>
        </w:rPr>
        <w:t xml:space="preserve"> may remove and dispose of any unauthorized property remaining within the Easement Area after written notice to Grantees and a reasonable opportunity to remove such property. No notice shall be required for items reasonably determined by </w:t>
      </w:r>
      <w:r w:rsidRPr="0055314E">
        <w:rPr>
          <w:rFonts w:ascii="Century Schoolbook" w:hAnsi="Century Schoolbook" w:cs="Times New Roman"/>
        </w:rPr>
        <w:t>Grantor</w:t>
      </w:r>
      <w:r w:rsidR="00F172E9" w:rsidRPr="0055314E">
        <w:rPr>
          <w:rFonts w:ascii="Century Schoolbook" w:hAnsi="Century Schoolbook" w:cs="Times New Roman"/>
        </w:rPr>
        <w:t xml:space="preserve"> to create an immediate safety, environmental, or property-damage risk. Grantees shall reimburse </w:t>
      </w:r>
      <w:r w:rsidRPr="0055314E">
        <w:rPr>
          <w:rFonts w:ascii="Century Schoolbook" w:hAnsi="Century Schoolbook" w:cs="Times New Roman"/>
        </w:rPr>
        <w:t>Grantor</w:t>
      </w:r>
      <w:r w:rsidR="00F172E9" w:rsidRPr="0055314E">
        <w:rPr>
          <w:rFonts w:ascii="Century Schoolbook" w:hAnsi="Century Schoolbook" w:cs="Times New Roman"/>
        </w:rPr>
        <w:t xml:space="preserve"> for all reasonable removal, storage, disposal, repair, and restoration costs.</w:t>
      </w:r>
    </w:p>
    <w:p w14:paraId="167B08C4" w14:textId="77777777" w:rsidR="00F172E9" w:rsidRPr="0055314E" w:rsidRDefault="00F172E9"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(f) </w:t>
      </w:r>
      <w:r w:rsidRPr="0055314E">
        <w:rPr>
          <w:rFonts w:ascii="Century Schoolbook" w:hAnsi="Century Schoolbook" w:cs="Times New Roman"/>
          <w:i/>
          <w:iCs/>
        </w:rPr>
        <w:t xml:space="preserve">Contractors; Liens. </w:t>
      </w:r>
      <w:r w:rsidRPr="0055314E">
        <w:rPr>
          <w:rFonts w:ascii="Century Schoolbook" w:hAnsi="Century Schoolbook" w:cs="Times New Roman"/>
        </w:rPr>
        <w:t xml:space="preserve">Any contractor or other person performing work within the Easement Area at the direction of a Permitted User shall be properly licensed, if applicable, and insured as required under this Agreement. Grantees shall be responsible for the conduct of all such </w:t>
      </w:r>
      <w:proofErr w:type="gramStart"/>
      <w:r w:rsidRPr="0055314E">
        <w:rPr>
          <w:rFonts w:ascii="Century Schoolbook" w:hAnsi="Century Schoolbook" w:cs="Times New Roman"/>
        </w:rPr>
        <w:t>persons</w:t>
      </w:r>
      <w:proofErr w:type="gramEnd"/>
      <w:r w:rsidRPr="0055314E">
        <w:rPr>
          <w:rFonts w:ascii="Century Schoolbook" w:hAnsi="Century Schoolbook" w:cs="Times New Roman"/>
        </w:rPr>
        <w:t>.</w:t>
      </w:r>
    </w:p>
    <w:p w14:paraId="2F1113CB" w14:textId="50E0044D" w:rsidR="00F172E9" w:rsidRPr="000E1B61" w:rsidRDefault="00F172E9" w:rsidP="0055314E">
      <w:pPr>
        <w:pStyle w:val="BodyText"/>
        <w:ind w:left="720"/>
        <w:rPr>
          <w:rFonts w:ascii="Century Schoolbook" w:hAnsi="Century Schoolbook"/>
        </w:rPr>
      </w:pPr>
      <w:r w:rsidRPr="0055314E">
        <w:rPr>
          <w:rFonts w:ascii="Century Schoolbook" w:hAnsi="Century Schoolbook" w:cs="Times New Roman"/>
        </w:rPr>
        <w:t xml:space="preserve">Grantees shall keep the Property free from mechanic’s liens, materialmen’s liens, and all other liens arising from work performed or materials supplied at the request or direction of any Permitted User. If any lien is filed against the Property, Grantees shall cause the lien to be released, discharged, or bonded over within fifteen (15) days after receiving notice of the lien. If Grantees fail to do so, </w:t>
      </w:r>
      <w:r w:rsidR="006C6DE6" w:rsidRPr="0055314E">
        <w:rPr>
          <w:rFonts w:ascii="Century Schoolbook" w:hAnsi="Century Schoolbook" w:cs="Times New Roman"/>
        </w:rPr>
        <w:t>Grantor</w:t>
      </w:r>
      <w:r w:rsidRPr="0055314E">
        <w:rPr>
          <w:rFonts w:ascii="Century Schoolbook" w:hAnsi="Century Schoolbook" w:cs="Times New Roman"/>
        </w:rPr>
        <w:t xml:space="preserve"> may take such action as </w:t>
      </w:r>
      <w:r w:rsidR="006C6DE6" w:rsidRPr="0055314E">
        <w:rPr>
          <w:rFonts w:ascii="Century Schoolbook" w:hAnsi="Century Schoolbook" w:cs="Times New Roman"/>
        </w:rPr>
        <w:t>Grantor</w:t>
      </w:r>
      <w:r w:rsidRPr="0055314E">
        <w:rPr>
          <w:rFonts w:ascii="Century Schoolbook" w:hAnsi="Century Schoolbook" w:cs="Times New Roman"/>
        </w:rPr>
        <w:t xml:space="preserve"> reasonably determine necessary to remove or address the lien, and Grantees shall </w:t>
      </w:r>
      <w:r w:rsidRPr="0055314E">
        <w:rPr>
          <w:rFonts w:ascii="Century Schoolbook" w:hAnsi="Century Schoolbook" w:cs="Times New Roman"/>
        </w:rPr>
        <w:lastRenderedPageBreak/>
        <w:t xml:space="preserve">reimburse </w:t>
      </w:r>
      <w:r w:rsidR="006C6DE6" w:rsidRPr="0055314E">
        <w:rPr>
          <w:rFonts w:ascii="Century Schoolbook" w:hAnsi="Century Schoolbook" w:cs="Times New Roman"/>
        </w:rPr>
        <w:t>Grantor</w:t>
      </w:r>
      <w:r w:rsidRPr="0055314E">
        <w:rPr>
          <w:rFonts w:ascii="Century Schoolbook" w:hAnsi="Century Schoolbook" w:cs="Times New Roman"/>
        </w:rPr>
        <w:t xml:space="preserve"> for all resulting costs, expenses, and reasonable attorneys’ fees.</w:t>
      </w:r>
    </w:p>
    <w:p w14:paraId="23FBEC35" w14:textId="7E410C9E" w:rsidR="00B11F55" w:rsidRPr="00D779F4" w:rsidRDefault="00221AEB">
      <w:pPr>
        <w:spacing w:after="200"/>
        <w:jc w:val="both"/>
        <w:rPr>
          <w:rFonts w:ascii="Century Schoolbook" w:hAnsi="Century Schoolbook"/>
          <w:sz w:val="24"/>
          <w:szCs w:val="24"/>
        </w:rPr>
      </w:pPr>
      <w:r w:rsidRPr="00D779F4">
        <w:rPr>
          <w:rFonts w:ascii="Century Schoolbook" w:hAnsi="Century Schoolbook"/>
          <w:b/>
          <w:bCs/>
          <w:sz w:val="24"/>
          <w:szCs w:val="24"/>
        </w:rPr>
        <w:t xml:space="preserve">5. </w:t>
      </w:r>
      <w:r w:rsidRPr="00D779F4">
        <w:rPr>
          <w:rFonts w:ascii="Century Schoolbook" w:hAnsi="Century Schoolbook"/>
          <w:b/>
          <w:bCs/>
          <w:sz w:val="24"/>
          <w:szCs w:val="24"/>
          <w:u w:val="single"/>
        </w:rPr>
        <w:t>Indemnification</w:t>
      </w:r>
      <w:r w:rsidR="008A5578">
        <w:rPr>
          <w:rFonts w:ascii="Century Schoolbook" w:hAnsi="Century Schoolbook"/>
          <w:b/>
          <w:bCs/>
          <w:sz w:val="24"/>
          <w:szCs w:val="24"/>
          <w:u w:val="single"/>
        </w:rPr>
        <w:t>, Assumption of Risk, Release</w:t>
      </w:r>
      <w:r w:rsidRPr="00D779F4">
        <w:rPr>
          <w:rFonts w:ascii="Century Schoolbook" w:hAnsi="Century Schoolbook"/>
          <w:b/>
          <w:bCs/>
          <w:sz w:val="24"/>
          <w:szCs w:val="24"/>
        </w:rPr>
        <w:t xml:space="preserve">. </w:t>
      </w:r>
    </w:p>
    <w:p w14:paraId="12A17005" w14:textId="69862D04"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(a)</w:t>
      </w:r>
      <w:r w:rsidRPr="00D779F4">
        <w:rPr>
          <w:rFonts w:ascii="Century Schoolbook" w:hAnsi="Century Schoolbook"/>
          <w:i/>
          <w:iCs/>
          <w:sz w:val="24"/>
          <w:szCs w:val="24"/>
        </w:rPr>
        <w:t xml:space="preserve"> By Grantees</w:t>
      </w:r>
      <w:r w:rsidRPr="00D779F4">
        <w:rPr>
          <w:rFonts w:ascii="Century Schoolbook" w:hAnsi="Century Schoolbook"/>
          <w:sz w:val="24"/>
          <w:szCs w:val="24"/>
        </w:rPr>
        <w:t xml:space="preserve">. </w:t>
      </w:r>
      <w:r w:rsidR="009F6BB9" w:rsidRPr="009F6BB9">
        <w:rPr>
          <w:rFonts w:ascii="Century Schoolbook" w:hAnsi="Century Schoolbook"/>
          <w:sz w:val="24"/>
          <w:szCs w:val="24"/>
        </w:rPr>
        <w:t xml:space="preserve">Grantees, for themselves and the other Permitted Users, agree to release, defend, indemnify, and hold harmless </w:t>
      </w:r>
      <w:r w:rsidR="006C6DE6">
        <w:rPr>
          <w:rFonts w:ascii="Century Schoolbook" w:hAnsi="Century Schoolbook"/>
          <w:sz w:val="24"/>
          <w:szCs w:val="24"/>
        </w:rPr>
        <w:t>Grantor</w:t>
      </w:r>
      <w:r w:rsidR="009F6BB9" w:rsidRPr="009F6BB9">
        <w:rPr>
          <w:rFonts w:ascii="Century Schoolbook" w:hAnsi="Century Schoolbook"/>
          <w:sz w:val="24"/>
          <w:szCs w:val="24"/>
        </w:rPr>
        <w:t xml:space="preserve">, </w:t>
      </w:r>
      <w:r w:rsidR="006C6DE6">
        <w:rPr>
          <w:rFonts w:ascii="Century Schoolbook" w:hAnsi="Century Schoolbook"/>
          <w:sz w:val="24"/>
          <w:szCs w:val="24"/>
        </w:rPr>
        <w:t>Grantor</w:t>
      </w:r>
      <w:r w:rsidR="009F6BB9" w:rsidRPr="009F6BB9">
        <w:rPr>
          <w:rFonts w:ascii="Century Schoolbook" w:hAnsi="Century Schoolbook"/>
          <w:sz w:val="24"/>
          <w:szCs w:val="24"/>
        </w:rPr>
        <w:t>'</w:t>
      </w:r>
      <w:r w:rsidR="000E1B61">
        <w:rPr>
          <w:rFonts w:ascii="Century Schoolbook" w:hAnsi="Century Schoolbook"/>
          <w:sz w:val="24"/>
          <w:szCs w:val="24"/>
        </w:rPr>
        <w:t>s</w:t>
      </w:r>
      <w:r w:rsidR="009F6BB9" w:rsidRPr="009F6BB9">
        <w:rPr>
          <w:rFonts w:ascii="Century Schoolbook" w:hAnsi="Century Schoolbook"/>
          <w:sz w:val="24"/>
          <w:szCs w:val="24"/>
        </w:rPr>
        <w:t xml:space="preserve"> heirs, successors, and assigns, from and against any and all claims, losses, damages, or liabilities for injury to persons or damage to property arising out of or related to the use of the Easement Area by Grantees, any Permitted User, or any of Grantees' agents, contractors, guests, or invitees, except to the extent caused by the negligence or willful misconduct of </w:t>
      </w:r>
      <w:r w:rsidR="006C6DE6">
        <w:rPr>
          <w:rFonts w:ascii="Century Schoolbook" w:hAnsi="Century Schoolbook"/>
          <w:sz w:val="24"/>
          <w:szCs w:val="24"/>
        </w:rPr>
        <w:t>Grantor</w:t>
      </w:r>
      <w:r w:rsidR="009F6BB9" w:rsidRPr="009F6BB9">
        <w:rPr>
          <w:rFonts w:ascii="Century Schoolbook" w:hAnsi="Century Schoolbook"/>
          <w:sz w:val="24"/>
          <w:szCs w:val="24"/>
        </w:rPr>
        <w:t>.</w:t>
      </w:r>
    </w:p>
    <w:p w14:paraId="56531D39" w14:textId="15CBB0E4" w:rsidR="00B11F55"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 xml:space="preserve">By </w:t>
      </w:r>
      <w:r w:rsidR="006C6DE6">
        <w:rPr>
          <w:rFonts w:ascii="Century Schoolbook" w:hAnsi="Century Schoolbook"/>
          <w:i/>
          <w:iCs/>
          <w:sz w:val="24"/>
          <w:szCs w:val="24"/>
        </w:rPr>
        <w:t>Grantor</w:t>
      </w:r>
      <w:r w:rsidRPr="00D779F4">
        <w:rPr>
          <w:rFonts w:ascii="Century Schoolbook" w:hAnsi="Century Schoolbook"/>
          <w:sz w:val="24"/>
          <w:szCs w:val="24"/>
        </w:rPr>
        <w:t xml:space="preserve">. </w:t>
      </w:r>
      <w:r w:rsidR="006C6DE6">
        <w:rPr>
          <w:rFonts w:ascii="Century Schoolbook" w:hAnsi="Century Schoolbook"/>
          <w:sz w:val="24"/>
          <w:szCs w:val="24"/>
        </w:rPr>
        <w:t>Grantor</w:t>
      </w:r>
      <w:r w:rsidRPr="00D779F4">
        <w:rPr>
          <w:rFonts w:ascii="Century Schoolbook" w:hAnsi="Century Schoolbook"/>
          <w:sz w:val="24"/>
          <w:szCs w:val="24"/>
        </w:rPr>
        <w:t xml:space="preserve"> agree to release, defend, indemnify, and hold harmless Grantees, their heirs, successors, and assigns, from and against any and all claims, losses, damages, or liabilities for injury to persons or damage to property arising out of or related to </w:t>
      </w:r>
      <w:r w:rsidR="006C6DE6">
        <w:rPr>
          <w:rFonts w:ascii="Century Schoolbook" w:hAnsi="Century Schoolbook"/>
          <w:sz w:val="24"/>
          <w:szCs w:val="24"/>
        </w:rPr>
        <w:t>Grantor</w:t>
      </w:r>
      <w:r w:rsidRPr="00D779F4">
        <w:rPr>
          <w:rFonts w:ascii="Century Schoolbook" w:hAnsi="Century Schoolbook"/>
          <w:sz w:val="24"/>
          <w:szCs w:val="24"/>
        </w:rPr>
        <w:t>’</w:t>
      </w:r>
      <w:r w:rsidR="003A2AB7">
        <w:rPr>
          <w:rFonts w:ascii="Century Schoolbook" w:hAnsi="Century Schoolbook"/>
          <w:sz w:val="24"/>
          <w:szCs w:val="24"/>
        </w:rPr>
        <w:t>s</w:t>
      </w:r>
      <w:r w:rsidRPr="00D779F4">
        <w:rPr>
          <w:rFonts w:ascii="Century Schoolbook" w:hAnsi="Century Schoolbook"/>
          <w:sz w:val="24"/>
          <w:szCs w:val="24"/>
        </w:rPr>
        <w:t xml:space="preserve"> negligence or willful misconduct with respect to the Property or the Easement Area.</w:t>
      </w:r>
    </w:p>
    <w:p w14:paraId="504F1BA0" w14:textId="77777777" w:rsidR="00F172E9" w:rsidRPr="0055314E" w:rsidRDefault="00F172E9" w:rsidP="002D5848">
      <w:pPr>
        <w:pStyle w:val="FirstParagraph"/>
        <w:ind w:left="720"/>
        <w:rPr>
          <w:rFonts w:ascii="Century Schoolbook" w:hAnsi="Century Schoolbook" w:cs="Times New Roman"/>
        </w:rPr>
      </w:pPr>
      <w:r w:rsidRPr="0055314E">
        <w:rPr>
          <w:rFonts w:ascii="Century Schoolbook" w:hAnsi="Century Schoolbook" w:cs="Times New Roman"/>
        </w:rPr>
        <w:t xml:space="preserve">(c) </w:t>
      </w:r>
      <w:r w:rsidRPr="0055314E">
        <w:rPr>
          <w:rFonts w:ascii="Century Schoolbook" w:hAnsi="Century Schoolbook" w:cs="Times New Roman"/>
          <w:i/>
          <w:iCs/>
        </w:rPr>
        <w:t>Acknowledgment of Conditions and Assumption of Risk</w:t>
      </w:r>
      <w:r w:rsidRPr="0055314E">
        <w:rPr>
          <w:rFonts w:ascii="Century Schoolbook" w:hAnsi="Century Schoolbook" w:cs="Times New Roman"/>
        </w:rPr>
        <w:t>. Each Permitted User acknowledges that the Easement Area, the access trail, the shoreline, the lake, and the permitted dock are or may be unimproved, unsupervised, unguarded, unlighted, and subject to natural and artificial conditions that may be hazardous.</w:t>
      </w:r>
    </w:p>
    <w:p w14:paraId="05E3A418" w14:textId="77777777" w:rsidR="00F172E9" w:rsidRPr="0055314E" w:rsidRDefault="00F172E9" w:rsidP="0055314E">
      <w:pPr>
        <w:pStyle w:val="BodyText"/>
        <w:ind w:left="720"/>
        <w:rPr>
          <w:rFonts w:ascii="Century Schoolbook" w:hAnsi="Century Schoolbook" w:cs="Times New Roman"/>
        </w:rPr>
      </w:pPr>
      <w:r w:rsidRPr="0055314E">
        <w:rPr>
          <w:rFonts w:ascii="Century Schoolbook" w:hAnsi="Century Schoolbook" w:cs="Times New Roman"/>
        </w:rPr>
        <w:t>Such risks include, without limitation, drowning, near-drowning, slips, trips, falls, unstable or uneven terrain, steep slopes, mud, ice, snow, erosion, submerged objects, changing water depths, poor visibility, adverse weather, lightning, falling trees or branches, insects, wildlife, snakes, aquatic vegetation, waterborne organisms, algae, bacteria, contaminants, fishing equipment, boats, paddles, motors, dock components, and the acts or omissions of other persons.</w:t>
      </w:r>
    </w:p>
    <w:p w14:paraId="091ACD77" w14:textId="6D33479B" w:rsidR="00F172E9" w:rsidRPr="0055314E" w:rsidRDefault="00F172E9" w:rsidP="0055314E">
      <w:pPr>
        <w:pStyle w:val="BodyText"/>
        <w:ind w:left="720"/>
        <w:rPr>
          <w:rFonts w:ascii="Century Schoolbook" w:hAnsi="Century Schoolbook" w:cs="Times New Roman"/>
        </w:rPr>
      </w:pPr>
      <w:r w:rsidRPr="0055314E">
        <w:rPr>
          <w:rFonts w:ascii="Century Schoolbook" w:hAnsi="Century Schoolbook" w:cs="Times New Roman"/>
        </w:rPr>
        <w:t xml:space="preserve">The Permitted Users further acknowledge that </w:t>
      </w:r>
      <w:r w:rsidR="006C6DE6" w:rsidRPr="0055314E">
        <w:rPr>
          <w:rFonts w:ascii="Century Schoolbook" w:hAnsi="Century Schoolbook" w:cs="Times New Roman"/>
        </w:rPr>
        <w:t>Grantor</w:t>
      </w:r>
      <w:r w:rsidRPr="0055314E">
        <w:rPr>
          <w:rFonts w:ascii="Century Schoolbook" w:hAnsi="Century Schoolbook" w:cs="Times New Roman"/>
        </w:rPr>
        <w:t xml:space="preserve"> do not provide lifeguards, supervision, rescue personnel, safety equipment, lighting, warnings, barriers, water-quality testing, or any representation concerning the safety, condition, depth, cleanliness, suitability, or recreational usability of the Easement Area or lake.</w:t>
      </w:r>
    </w:p>
    <w:p w14:paraId="11250559" w14:textId="373D232C" w:rsidR="00F172E9" w:rsidRPr="0055314E" w:rsidRDefault="00F172E9" w:rsidP="002D5848">
      <w:pPr>
        <w:spacing w:after="200"/>
        <w:ind w:left="720"/>
        <w:jc w:val="both"/>
        <w:rPr>
          <w:rFonts w:ascii="Century Schoolbook" w:hAnsi="Century Schoolbook"/>
          <w:sz w:val="24"/>
          <w:szCs w:val="24"/>
        </w:rPr>
      </w:pPr>
      <w:r w:rsidRPr="0055314E">
        <w:rPr>
          <w:rFonts w:ascii="Century Schoolbook" w:hAnsi="Century Schoolbook"/>
          <w:sz w:val="24"/>
          <w:szCs w:val="24"/>
        </w:rPr>
        <w:t>Each Permitted User voluntarily assumes all risks, whether known or unknown, foreseeable or unforeseeable, arising from or relating to entry upon or use of the Property, Easement Area, lake, access trail, or permitted dock.</w:t>
      </w:r>
    </w:p>
    <w:p w14:paraId="0CC8A623" w14:textId="61218C72" w:rsidR="00F172E9" w:rsidRPr="0055314E" w:rsidRDefault="00F172E9"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(d) </w:t>
      </w:r>
      <w:r w:rsidRPr="0055314E">
        <w:rPr>
          <w:rFonts w:ascii="Century Schoolbook" w:hAnsi="Century Schoolbook" w:cs="Times New Roman"/>
          <w:i/>
          <w:iCs/>
        </w:rPr>
        <w:t>Release and Waiver</w:t>
      </w:r>
      <w:r w:rsidRPr="0055314E">
        <w:rPr>
          <w:rFonts w:ascii="Century Schoolbook" w:hAnsi="Century Schoolbook" w:cs="Times New Roman"/>
        </w:rPr>
        <w:t xml:space="preserve">. To the fullest extent permitted by applicable law, Grantees and each adult Permitted User, for themselves and for their respective heirs, personal representatives, estates, successors, and assigns, release and forever discharge </w:t>
      </w:r>
      <w:r w:rsidR="006C6DE6" w:rsidRPr="0055314E">
        <w:rPr>
          <w:rFonts w:ascii="Century Schoolbook" w:hAnsi="Century Schoolbook" w:cs="Times New Roman"/>
        </w:rPr>
        <w:t>Grantor</w:t>
      </w:r>
      <w:r w:rsidRPr="0055314E">
        <w:rPr>
          <w:rFonts w:ascii="Century Schoolbook" w:hAnsi="Century Schoolbook" w:cs="Times New Roman"/>
        </w:rPr>
        <w:t xml:space="preserve"> and </w:t>
      </w:r>
      <w:r w:rsidR="006C6DE6" w:rsidRPr="0055314E">
        <w:rPr>
          <w:rFonts w:ascii="Century Schoolbook" w:hAnsi="Century Schoolbook" w:cs="Times New Roman"/>
        </w:rPr>
        <w:t>Grantor</w:t>
      </w:r>
      <w:r w:rsidRPr="0055314E">
        <w:rPr>
          <w:rFonts w:ascii="Century Schoolbook" w:hAnsi="Century Schoolbook" w:cs="Times New Roman"/>
        </w:rPr>
        <w:t>’</w:t>
      </w:r>
      <w:r w:rsidR="000E1B61" w:rsidRPr="00014AB0">
        <w:rPr>
          <w:rFonts w:ascii="Century Schoolbook" w:hAnsi="Century Schoolbook" w:cs="Times New Roman"/>
        </w:rPr>
        <w:t>s</w:t>
      </w:r>
      <w:r w:rsidRPr="0055314E">
        <w:rPr>
          <w:rFonts w:ascii="Century Schoolbook" w:hAnsi="Century Schoolbook" w:cs="Times New Roman"/>
        </w:rPr>
        <w:t xml:space="preserve"> family members, agents, </w:t>
      </w:r>
      <w:r w:rsidRPr="0055314E">
        <w:rPr>
          <w:rFonts w:ascii="Century Schoolbook" w:hAnsi="Century Schoolbook" w:cs="Times New Roman"/>
        </w:rPr>
        <w:lastRenderedPageBreak/>
        <w:t>representatives, insurers, heirs, successors, and assigns from all claims, causes of action, damages, losses, liabilities, and expenses arising from or relating to entry upon or use of the Property, Easement Area, access trail, lake, or permitted dock by any Permitted User or by any Permitted User’s agent, contractor, guest, or invitee.</w:t>
      </w:r>
    </w:p>
    <w:p w14:paraId="5057F2B3" w14:textId="42FB2412" w:rsidR="00F172E9" w:rsidRPr="0055314E" w:rsidRDefault="00F172E9" w:rsidP="0055314E">
      <w:pPr>
        <w:pStyle w:val="BodyText"/>
        <w:ind w:left="720"/>
        <w:rPr>
          <w:rFonts w:ascii="Century Schoolbook" w:hAnsi="Century Schoolbook" w:cs="Times New Roman"/>
        </w:rPr>
      </w:pPr>
      <w:r w:rsidRPr="0055314E">
        <w:rPr>
          <w:rFonts w:ascii="Century Schoolbook" w:hAnsi="Century Schoolbook" w:cs="Times New Roman"/>
        </w:rPr>
        <w:t xml:space="preserve">The foregoing release shall not apply to the </w:t>
      </w:r>
      <w:proofErr w:type="gramStart"/>
      <w:r w:rsidRPr="0055314E">
        <w:rPr>
          <w:rFonts w:ascii="Century Schoolbook" w:hAnsi="Century Schoolbook" w:cs="Times New Roman"/>
        </w:rPr>
        <w:t>extent</w:t>
      </w:r>
      <w:proofErr w:type="gramEnd"/>
      <w:r w:rsidRPr="0055314E">
        <w:rPr>
          <w:rFonts w:ascii="Century Schoolbook" w:hAnsi="Century Schoolbook" w:cs="Times New Roman"/>
        </w:rPr>
        <w:t xml:space="preserve"> a claim is finally determined by a court of competent jurisdiction to have resulted directly from the gross negligence or willful misconduct of </w:t>
      </w:r>
      <w:r w:rsidR="006C6DE6" w:rsidRPr="0055314E">
        <w:rPr>
          <w:rFonts w:ascii="Century Schoolbook" w:hAnsi="Century Schoolbook" w:cs="Times New Roman"/>
        </w:rPr>
        <w:t>Grantor</w:t>
      </w:r>
      <w:r w:rsidRPr="0055314E">
        <w:rPr>
          <w:rFonts w:ascii="Century Schoolbook" w:hAnsi="Century Schoolbook" w:cs="Times New Roman"/>
        </w:rPr>
        <w:t>.</w:t>
      </w:r>
    </w:p>
    <w:p w14:paraId="329B05AF" w14:textId="36D09AA7" w:rsidR="00F172E9" w:rsidRPr="00014AB0" w:rsidRDefault="00F172E9" w:rsidP="0055314E">
      <w:pPr>
        <w:pStyle w:val="FirstParagraph"/>
        <w:ind w:left="720"/>
        <w:rPr>
          <w:rFonts w:ascii="Century Schoolbook" w:hAnsi="Century Schoolbook"/>
        </w:rPr>
      </w:pPr>
      <w:r w:rsidRPr="0055314E">
        <w:rPr>
          <w:rFonts w:ascii="Century Schoolbook" w:hAnsi="Century Schoolbook" w:cs="Times New Roman"/>
        </w:rPr>
        <w:t xml:space="preserve">(e) </w:t>
      </w:r>
      <w:r w:rsidRPr="0055314E">
        <w:rPr>
          <w:rFonts w:ascii="Century Schoolbook" w:hAnsi="Century Schoolbook" w:cs="Times New Roman"/>
          <w:i/>
          <w:iCs/>
        </w:rPr>
        <w:t>Survival</w:t>
      </w:r>
      <w:r w:rsidRPr="0055314E">
        <w:rPr>
          <w:rFonts w:ascii="Century Schoolbook" w:hAnsi="Century Schoolbook" w:cs="Times New Roman"/>
        </w:rPr>
        <w:t>. The assumption-of-risk, release, defense, indemnification, reimbursement, repair, restoration, and lien-removal obligations contained in this Agreement shall survive termination of the easement.</w:t>
      </w:r>
    </w:p>
    <w:p w14:paraId="12DAB17B" w14:textId="7FD11AA6" w:rsidR="008A5578" w:rsidRPr="0055314E" w:rsidRDefault="008A5578">
      <w:pPr>
        <w:spacing w:after="200"/>
        <w:jc w:val="both"/>
        <w:rPr>
          <w:rFonts w:ascii="Century Schoolbook" w:hAnsi="Century Schoolbook"/>
          <w:b/>
          <w:bCs/>
          <w:sz w:val="24"/>
          <w:szCs w:val="24"/>
          <w:u w:val="single"/>
        </w:rPr>
      </w:pPr>
      <w:r w:rsidRPr="00014AB0">
        <w:rPr>
          <w:rFonts w:ascii="Century Schoolbook" w:hAnsi="Century Schoolbook"/>
          <w:b/>
          <w:bCs/>
          <w:sz w:val="24"/>
          <w:szCs w:val="24"/>
        </w:rPr>
        <w:t>6. Insurance</w:t>
      </w:r>
      <w:r w:rsidRPr="00014AB0">
        <w:rPr>
          <w:rFonts w:ascii="Century Schoolbook" w:hAnsi="Century Schoolbook"/>
          <w:b/>
          <w:bCs/>
          <w:sz w:val="24"/>
          <w:szCs w:val="24"/>
          <w:u w:val="single"/>
        </w:rPr>
        <w:t>.</w:t>
      </w:r>
    </w:p>
    <w:p w14:paraId="4B82CFF1" w14:textId="1C0472A3" w:rsidR="008A5578" w:rsidRPr="0055314E" w:rsidRDefault="008A5578"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(a) </w:t>
      </w:r>
      <w:r w:rsidRPr="0055314E">
        <w:rPr>
          <w:rFonts w:ascii="Century Schoolbook" w:hAnsi="Century Schoolbook" w:cs="Times New Roman"/>
          <w:i/>
          <w:iCs/>
        </w:rPr>
        <w:t>Personal Liability Insurance</w:t>
      </w:r>
      <w:r w:rsidRPr="0055314E">
        <w:rPr>
          <w:rFonts w:ascii="Century Schoolbook" w:hAnsi="Century Schoolbook" w:cs="Times New Roman"/>
        </w:rPr>
        <w:t xml:space="preserve">. Throughout the term of this Agreement, Grantees shall maintain, at their sole cost and expense, personal liability insurance or umbrella liability insurance providing coverage for bodily injury, death, and property damage arising from the activities permitted under this Agreement, with limits of not less than One Million Dollars ($1,000,000) per occurrence and Two Million Dollars ($2,000,000) in the aggregate, or such greater limits as </w:t>
      </w:r>
      <w:r w:rsidR="006C6DE6" w:rsidRPr="0055314E">
        <w:rPr>
          <w:rFonts w:ascii="Century Schoolbook" w:hAnsi="Century Schoolbook" w:cs="Times New Roman"/>
        </w:rPr>
        <w:t>Grantor</w:t>
      </w:r>
      <w:r w:rsidRPr="0055314E">
        <w:rPr>
          <w:rFonts w:ascii="Century Schoolbook" w:hAnsi="Century Schoolbook" w:cs="Times New Roman"/>
        </w:rPr>
        <w:t xml:space="preserve"> may reasonably require based upon commercially available coverage and the nature of the permitted use.</w:t>
      </w:r>
    </w:p>
    <w:p w14:paraId="74703A32" w14:textId="77777777" w:rsidR="008A5578" w:rsidRPr="0055314E" w:rsidRDefault="008A5578" w:rsidP="0055314E">
      <w:pPr>
        <w:pStyle w:val="BodyText"/>
        <w:ind w:left="720"/>
        <w:rPr>
          <w:rFonts w:ascii="Century Schoolbook" w:hAnsi="Century Schoolbook" w:cs="Times New Roman"/>
        </w:rPr>
      </w:pPr>
      <w:r w:rsidRPr="0055314E">
        <w:rPr>
          <w:rFonts w:ascii="Century Schoolbook" w:hAnsi="Century Schoolbook" w:cs="Times New Roman"/>
        </w:rPr>
        <w:t>The required coverage shall apply to recreational lake use, swimming, fishing, boating, dock use, guest activities, and maintenance or other work performed within the Easement Area.</w:t>
      </w:r>
    </w:p>
    <w:p w14:paraId="107594B7" w14:textId="3F03ECAA" w:rsidR="008A5578" w:rsidRPr="0055314E" w:rsidRDefault="008A5578" w:rsidP="0055314E">
      <w:pPr>
        <w:pStyle w:val="FirstParagraph"/>
        <w:ind w:left="720"/>
        <w:rPr>
          <w:rFonts w:ascii="Century Schoolbook" w:hAnsi="Century Schoolbook" w:cs="Times New Roman"/>
        </w:rPr>
      </w:pPr>
      <w:r w:rsidRPr="0055314E">
        <w:rPr>
          <w:rFonts w:ascii="Century Schoolbook" w:hAnsi="Century Schoolbook" w:cs="Times New Roman"/>
        </w:rPr>
        <w:t>(b) To the extent commercially available, the policies required under this Section shall:</w:t>
      </w:r>
    </w:p>
    <w:p w14:paraId="09D6F066" w14:textId="50B23279" w:rsidR="008A5578" w:rsidRPr="0055314E" w:rsidRDefault="008A5578" w:rsidP="0055314E">
      <w:pPr>
        <w:numPr>
          <w:ilvl w:val="0"/>
          <w:numId w:val="4"/>
        </w:numPr>
        <w:spacing w:after="200"/>
        <w:ind w:left="1440"/>
        <w:rPr>
          <w:rFonts w:ascii="Century Schoolbook" w:hAnsi="Century Schoolbook"/>
          <w:sz w:val="24"/>
          <w:szCs w:val="24"/>
        </w:rPr>
      </w:pPr>
      <w:r w:rsidRPr="0055314E">
        <w:rPr>
          <w:rFonts w:ascii="Century Schoolbook" w:hAnsi="Century Schoolbook"/>
          <w:sz w:val="24"/>
          <w:szCs w:val="24"/>
        </w:rPr>
        <w:t xml:space="preserve">name </w:t>
      </w:r>
      <w:r w:rsidR="006C6DE6" w:rsidRPr="0055314E">
        <w:rPr>
          <w:rFonts w:ascii="Century Schoolbook" w:hAnsi="Century Schoolbook"/>
          <w:sz w:val="24"/>
          <w:szCs w:val="24"/>
        </w:rPr>
        <w:t>Grantor</w:t>
      </w:r>
      <w:r w:rsidRPr="0055314E">
        <w:rPr>
          <w:rFonts w:ascii="Century Schoolbook" w:hAnsi="Century Schoolbook"/>
          <w:sz w:val="24"/>
          <w:szCs w:val="24"/>
        </w:rPr>
        <w:t xml:space="preserve"> and any then-current owner of the Property as additional insureds with respect to claims arising from or relating to the rights granted under this Agreement;</w:t>
      </w:r>
    </w:p>
    <w:p w14:paraId="15D12A36" w14:textId="461D64D1" w:rsidR="008A5578" w:rsidRPr="0055314E" w:rsidRDefault="008A5578" w:rsidP="0055314E">
      <w:pPr>
        <w:numPr>
          <w:ilvl w:val="0"/>
          <w:numId w:val="4"/>
        </w:numPr>
        <w:spacing w:after="200"/>
        <w:ind w:left="1440"/>
        <w:rPr>
          <w:rFonts w:ascii="Century Schoolbook" w:hAnsi="Century Schoolbook"/>
          <w:sz w:val="24"/>
          <w:szCs w:val="24"/>
        </w:rPr>
      </w:pPr>
      <w:r w:rsidRPr="0055314E">
        <w:rPr>
          <w:rFonts w:ascii="Century Schoolbook" w:hAnsi="Century Schoolbook"/>
          <w:sz w:val="24"/>
          <w:szCs w:val="24"/>
        </w:rPr>
        <w:t xml:space="preserve">provide that such coverage is primary and noncontributory with respect to insurance maintained by </w:t>
      </w:r>
      <w:r w:rsidR="006C6DE6" w:rsidRPr="0055314E">
        <w:rPr>
          <w:rFonts w:ascii="Century Schoolbook" w:hAnsi="Century Schoolbook"/>
          <w:sz w:val="24"/>
          <w:szCs w:val="24"/>
        </w:rPr>
        <w:t>Grantor</w:t>
      </w:r>
      <w:r w:rsidRPr="0055314E">
        <w:rPr>
          <w:rFonts w:ascii="Century Schoolbook" w:hAnsi="Century Schoolbook"/>
          <w:sz w:val="24"/>
          <w:szCs w:val="24"/>
        </w:rPr>
        <w:t>; and</w:t>
      </w:r>
    </w:p>
    <w:p w14:paraId="144D1317" w14:textId="66457F71" w:rsidR="008A5578" w:rsidRPr="0055314E" w:rsidRDefault="008A5578" w:rsidP="0055314E">
      <w:pPr>
        <w:numPr>
          <w:ilvl w:val="0"/>
          <w:numId w:val="4"/>
        </w:numPr>
        <w:spacing w:after="200"/>
        <w:ind w:left="1440"/>
        <w:rPr>
          <w:rFonts w:ascii="Century Schoolbook" w:hAnsi="Century Schoolbook"/>
          <w:sz w:val="24"/>
          <w:szCs w:val="24"/>
        </w:rPr>
      </w:pPr>
      <w:r w:rsidRPr="0055314E">
        <w:rPr>
          <w:rFonts w:ascii="Century Schoolbook" w:hAnsi="Century Schoolbook"/>
          <w:sz w:val="24"/>
          <w:szCs w:val="24"/>
        </w:rPr>
        <w:t xml:space="preserve">include a waiver of subrogation in favor of </w:t>
      </w:r>
      <w:r w:rsidR="006C6DE6" w:rsidRPr="0055314E">
        <w:rPr>
          <w:rFonts w:ascii="Century Schoolbook" w:hAnsi="Century Schoolbook"/>
          <w:sz w:val="24"/>
          <w:szCs w:val="24"/>
        </w:rPr>
        <w:t>Grantor</w:t>
      </w:r>
      <w:r w:rsidRPr="0055314E">
        <w:rPr>
          <w:rFonts w:ascii="Century Schoolbook" w:hAnsi="Century Schoolbook"/>
          <w:sz w:val="24"/>
          <w:szCs w:val="24"/>
        </w:rPr>
        <w:t xml:space="preserve"> and any then-current owner of the Property.</w:t>
      </w:r>
    </w:p>
    <w:p w14:paraId="6BE2190B" w14:textId="3D1B5A77" w:rsidR="008A5578" w:rsidRPr="0055314E" w:rsidRDefault="008A5578" w:rsidP="002D5848">
      <w:pPr>
        <w:pStyle w:val="FirstParagraph"/>
        <w:ind w:left="720"/>
        <w:rPr>
          <w:rFonts w:ascii="Century Schoolbook" w:hAnsi="Century Schoolbook" w:cs="Times New Roman"/>
        </w:rPr>
      </w:pPr>
      <w:r w:rsidRPr="0055314E">
        <w:rPr>
          <w:rFonts w:ascii="Century Schoolbook" w:hAnsi="Century Schoolbook" w:cs="Times New Roman"/>
        </w:rPr>
        <w:t xml:space="preserve">(l) </w:t>
      </w:r>
      <w:r w:rsidRPr="0055314E">
        <w:rPr>
          <w:rFonts w:ascii="Century Schoolbook" w:hAnsi="Century Schoolbook" w:cs="Times New Roman"/>
          <w:i/>
          <w:iCs/>
        </w:rPr>
        <w:t>Evidence of Insurance</w:t>
      </w:r>
      <w:r w:rsidRPr="0055314E">
        <w:rPr>
          <w:rFonts w:ascii="Century Schoolbook" w:hAnsi="Century Schoolbook" w:cs="Times New Roman"/>
        </w:rPr>
        <w:t xml:space="preserve">. Before any Permitted User exercises rights under this Agreement, Grantees shall provide </w:t>
      </w:r>
      <w:r w:rsidR="006C6DE6" w:rsidRPr="0055314E">
        <w:rPr>
          <w:rFonts w:ascii="Century Schoolbook" w:hAnsi="Century Schoolbook" w:cs="Times New Roman"/>
        </w:rPr>
        <w:t>Grantor</w:t>
      </w:r>
      <w:r w:rsidRPr="0055314E">
        <w:rPr>
          <w:rFonts w:ascii="Century Schoolbook" w:hAnsi="Century Schoolbook" w:cs="Times New Roman"/>
        </w:rPr>
        <w:t xml:space="preserve"> with certificates of insurance and, upon request, copies of endorsements or policy provisions reasonably necessary to verify compliance with this Section.</w:t>
      </w:r>
    </w:p>
    <w:p w14:paraId="5BE7A3F8" w14:textId="65498275" w:rsidR="008A5578" w:rsidRPr="0055314E" w:rsidRDefault="008A5578" w:rsidP="0055314E">
      <w:pPr>
        <w:pStyle w:val="BodyText"/>
        <w:ind w:left="720"/>
        <w:rPr>
          <w:rFonts w:ascii="Century Schoolbook" w:hAnsi="Century Schoolbook" w:cs="Times New Roman"/>
        </w:rPr>
      </w:pPr>
      <w:r w:rsidRPr="0055314E">
        <w:rPr>
          <w:rFonts w:ascii="Century Schoolbook" w:hAnsi="Century Schoolbook" w:cs="Times New Roman"/>
        </w:rPr>
        <w:lastRenderedPageBreak/>
        <w:t xml:space="preserve">Updated certificates shall be provided upon each renewal and at any other time upon </w:t>
      </w:r>
      <w:r w:rsidR="006C6DE6" w:rsidRPr="0055314E">
        <w:rPr>
          <w:rFonts w:ascii="Century Schoolbook" w:hAnsi="Century Schoolbook" w:cs="Times New Roman"/>
        </w:rPr>
        <w:t>Grantor</w:t>
      </w:r>
      <w:r w:rsidRPr="0055314E">
        <w:rPr>
          <w:rFonts w:ascii="Century Schoolbook" w:hAnsi="Century Schoolbook" w:cs="Times New Roman"/>
        </w:rPr>
        <w:t>’</w:t>
      </w:r>
      <w:r w:rsidR="003A2AB7">
        <w:rPr>
          <w:rFonts w:ascii="Century Schoolbook" w:hAnsi="Century Schoolbook" w:cs="Times New Roman"/>
        </w:rPr>
        <w:t>s</w:t>
      </w:r>
      <w:r w:rsidRPr="0055314E">
        <w:rPr>
          <w:rFonts w:ascii="Century Schoolbook" w:hAnsi="Century Schoolbook" w:cs="Times New Roman"/>
        </w:rPr>
        <w:t xml:space="preserve"> reasonable request. Grantees shall promptly notify </w:t>
      </w:r>
      <w:r w:rsidR="006C6DE6" w:rsidRPr="0055314E">
        <w:rPr>
          <w:rFonts w:ascii="Century Schoolbook" w:hAnsi="Century Schoolbook" w:cs="Times New Roman"/>
        </w:rPr>
        <w:t>Grantor</w:t>
      </w:r>
      <w:r w:rsidRPr="0055314E">
        <w:rPr>
          <w:rFonts w:ascii="Century Schoolbook" w:hAnsi="Century Schoolbook" w:cs="Times New Roman"/>
        </w:rPr>
        <w:t xml:space="preserve"> of any cancellation, nonrenewal, lapse, material reduction, or adverse modification of required coverage.</w:t>
      </w:r>
    </w:p>
    <w:p w14:paraId="608A4D5D" w14:textId="7193B2AF" w:rsidR="008A5578" w:rsidRPr="0055314E" w:rsidRDefault="008A5578"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(c) </w:t>
      </w:r>
      <w:r w:rsidRPr="0055314E">
        <w:rPr>
          <w:rFonts w:ascii="Century Schoolbook" w:hAnsi="Century Schoolbook" w:cs="Times New Roman"/>
          <w:i/>
          <w:iCs/>
        </w:rPr>
        <w:t>Lapse in Coverage.</w:t>
      </w:r>
      <w:r w:rsidRPr="0055314E">
        <w:rPr>
          <w:rFonts w:ascii="Century Schoolbook" w:hAnsi="Century Schoolbook" w:cs="Times New Roman"/>
        </w:rPr>
        <w:t xml:space="preserve"> The rights granted under this Agreement shall be automatically suspended during any period in which the insurance required under this Section is not maintained. No Permitted User, guest, invitee, agent, or contractor may enter or use the Easement Area during such suspension.</w:t>
      </w:r>
    </w:p>
    <w:p w14:paraId="54832C86" w14:textId="2EC00A50" w:rsidR="008A5578" w:rsidRPr="0055314E" w:rsidRDefault="008A5578" w:rsidP="0055314E">
      <w:pPr>
        <w:pStyle w:val="BodyText"/>
        <w:ind w:left="720"/>
        <w:rPr>
          <w:rFonts w:ascii="Century Schoolbook" w:hAnsi="Century Schoolbook"/>
        </w:rPr>
      </w:pPr>
      <w:r w:rsidRPr="0055314E">
        <w:rPr>
          <w:rFonts w:ascii="Century Schoolbook" w:hAnsi="Century Schoolbook" w:cs="Times New Roman"/>
        </w:rPr>
        <w:t xml:space="preserve">A lapse in required insurance continuing for more than fifteen (15) days after written notice from </w:t>
      </w:r>
      <w:r w:rsidR="006C6DE6" w:rsidRPr="0055314E">
        <w:rPr>
          <w:rFonts w:ascii="Century Schoolbook" w:hAnsi="Century Schoolbook" w:cs="Times New Roman"/>
        </w:rPr>
        <w:t>Grantor</w:t>
      </w:r>
      <w:r w:rsidRPr="0055314E">
        <w:rPr>
          <w:rFonts w:ascii="Century Schoolbook" w:hAnsi="Century Schoolbook" w:cs="Times New Roman"/>
        </w:rPr>
        <w:t xml:space="preserve"> shall constitute a material default under this Agreement.</w:t>
      </w:r>
    </w:p>
    <w:p w14:paraId="5E5F9691" w14:textId="038D5E79" w:rsidR="00441025" w:rsidRPr="00014AB0" w:rsidRDefault="00441025">
      <w:pPr>
        <w:spacing w:after="200"/>
        <w:jc w:val="both"/>
        <w:rPr>
          <w:rFonts w:ascii="Century Schoolbook" w:hAnsi="Century Schoolbook"/>
          <w:b/>
          <w:bCs/>
          <w:sz w:val="24"/>
          <w:szCs w:val="24"/>
        </w:rPr>
      </w:pPr>
      <w:r w:rsidRPr="00014AB0">
        <w:rPr>
          <w:rFonts w:ascii="Century Schoolbook" w:hAnsi="Century Schoolbook"/>
          <w:b/>
          <w:bCs/>
          <w:sz w:val="24"/>
          <w:szCs w:val="24"/>
        </w:rPr>
        <w:t xml:space="preserve">7. </w:t>
      </w:r>
      <w:r w:rsidRPr="00014AB0">
        <w:rPr>
          <w:rFonts w:ascii="Century Schoolbook" w:hAnsi="Century Schoolbook"/>
          <w:b/>
          <w:bCs/>
          <w:sz w:val="24"/>
          <w:szCs w:val="24"/>
          <w:u w:val="single"/>
        </w:rPr>
        <w:t>Rules</w:t>
      </w:r>
      <w:r w:rsidRPr="00014AB0">
        <w:rPr>
          <w:rFonts w:ascii="Century Schoolbook" w:hAnsi="Century Schoolbook"/>
          <w:b/>
          <w:bCs/>
          <w:sz w:val="24"/>
          <w:szCs w:val="24"/>
        </w:rPr>
        <w:t>.</w:t>
      </w:r>
    </w:p>
    <w:p w14:paraId="047578BD" w14:textId="4DF11537" w:rsidR="00606030" w:rsidRPr="00606030" w:rsidRDefault="00441025" w:rsidP="00606030">
      <w:pPr>
        <w:pStyle w:val="FirstParagraph"/>
        <w:ind w:left="720"/>
        <w:rPr>
          <w:rFonts w:ascii="Century Schoolbook" w:hAnsi="Century Schoolbook"/>
        </w:rPr>
      </w:pPr>
      <w:r w:rsidRPr="00606030">
        <w:rPr>
          <w:rFonts w:ascii="Century Schoolbook" w:hAnsi="Century Schoolbook" w:cs="Times New Roman"/>
        </w:rPr>
        <w:t xml:space="preserve">(a) </w:t>
      </w:r>
      <w:r w:rsidRPr="00606030">
        <w:rPr>
          <w:rFonts w:ascii="Century Schoolbook" w:hAnsi="Century Schoolbook" w:cs="Times New Roman"/>
          <w:i/>
          <w:iCs/>
        </w:rPr>
        <w:t xml:space="preserve">Permitted Hours. </w:t>
      </w:r>
      <w:r w:rsidR="00014AB0" w:rsidRPr="00606030">
        <w:rPr>
          <w:rFonts w:ascii="Century Schoolbook" w:hAnsi="Century Schoolbook"/>
        </w:rPr>
        <w:t xml:space="preserve">Subject to the conduct rules set forth in subsection (b) below, the Easement Area, lake, access trail, and permitted dock may be used </w:t>
      </w:r>
      <w:del w:id="0" w:author="Garrett Lawton" w:date="2026-08-04T13:24:00Z" w16du:dateUtc="2026-08-04T17:24:00Z">
        <w:r w:rsidR="00014AB0" w:rsidRPr="00606030" w:rsidDel="002F7594">
          <w:rPr>
            <w:rFonts w:ascii="Century Schoolbook" w:hAnsi="Century Schoolbook"/>
          </w:rPr>
          <w:delText>at any hour, day or night</w:delText>
        </w:r>
        <w:r w:rsidR="00606030" w:rsidRPr="00606030" w:rsidDel="002F7594">
          <w:rPr>
            <w:rFonts w:ascii="Century Schoolbook" w:hAnsi="Century Schoolbook"/>
          </w:rPr>
          <w:delText xml:space="preserve">, </w:delText>
        </w:r>
      </w:del>
      <w:r w:rsidR="00606030" w:rsidRPr="00606030">
        <w:rPr>
          <w:rFonts w:ascii="Century Schoolbook" w:hAnsi="Century Schoolbook"/>
        </w:rPr>
        <w:t xml:space="preserve">subject to the limitations set forth in this subsection (a). No tent, camper, recreational vehicle, or other overnight camping structure may be erected, placed, or parked within the Easement Area without Grantor's prior written consent. Quiet hours shall be observed from 10:00 P.M. Eastern Time until 8:00 A.M. Eastern Time. Except with Grantor's prior written consent, no activity shall occur </w:t>
      </w:r>
      <w:proofErr w:type="gramStart"/>
      <w:r w:rsidR="00606030" w:rsidRPr="00606030">
        <w:rPr>
          <w:rFonts w:ascii="Century Schoolbook" w:hAnsi="Century Schoolbook"/>
        </w:rPr>
        <w:t>on</w:t>
      </w:r>
      <w:proofErr w:type="gramEnd"/>
      <w:r w:rsidR="00606030" w:rsidRPr="00606030">
        <w:rPr>
          <w:rFonts w:ascii="Century Schoolbook" w:hAnsi="Century Schoolbook"/>
        </w:rPr>
        <w:t xml:space="preserve"> the </w:t>
      </w:r>
      <w:ins w:id="1" w:author="Garrett Lawton" w:date="2026-08-04T13:25:00Z" w16du:dateUtc="2026-08-04T17:25:00Z">
        <w:r w:rsidR="002F7594" w:rsidRPr="00606030">
          <w:rPr>
            <w:rFonts w:ascii="Century Schoolbook" w:hAnsi="Century Schoolbook"/>
          </w:rPr>
          <w:t xml:space="preserve">Easement Area, lake, access trail, and permitted dock </w:t>
        </w:r>
      </w:ins>
      <w:del w:id="2" w:author="Garrett Lawton" w:date="2026-08-04T13:25:00Z" w16du:dateUtc="2026-08-04T17:25:00Z">
        <w:r w:rsidR="00606030" w:rsidRPr="00606030" w:rsidDel="002F7594">
          <w:rPr>
            <w:rFonts w:ascii="Century Schoolbook" w:hAnsi="Century Schoolbook"/>
          </w:rPr>
          <w:delText xml:space="preserve">lake </w:delText>
        </w:r>
      </w:del>
      <w:r w:rsidR="00606030" w:rsidRPr="00606030">
        <w:rPr>
          <w:rFonts w:ascii="Century Schoolbook" w:hAnsi="Century Schoolbook"/>
        </w:rPr>
        <w:t>between 12:00 A.M. and 6:00 A.M. Eastern Time.</w:t>
      </w:r>
    </w:p>
    <w:p w14:paraId="2F4E4815" w14:textId="77777777" w:rsidR="00441025" w:rsidRPr="0055314E" w:rsidRDefault="00441025"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(b) </w:t>
      </w:r>
      <w:r w:rsidRPr="0055314E">
        <w:rPr>
          <w:rFonts w:ascii="Century Schoolbook" w:hAnsi="Century Schoolbook" w:cs="Times New Roman"/>
          <w:i/>
          <w:iCs/>
        </w:rPr>
        <w:t>Prohibited Conduct.</w:t>
      </w:r>
      <w:r w:rsidRPr="0055314E">
        <w:rPr>
          <w:rFonts w:ascii="Century Schoolbook" w:hAnsi="Century Schoolbook" w:cs="Times New Roman"/>
        </w:rPr>
        <w:t xml:space="preserve"> The following are prohibited within the Property and Easement Area:</w:t>
      </w:r>
    </w:p>
    <w:p w14:paraId="69301F73"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fires, fire pits, fireworks, explosives, or open flames;</w:t>
      </w:r>
    </w:p>
    <w:p w14:paraId="7633661A"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hunting, trapping, firearms, bows, air guns, or other weapons;</w:t>
      </w:r>
    </w:p>
    <w:p w14:paraId="2CE0DFCB" w14:textId="7A59A41D"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 xml:space="preserve">amplified music, unreasonable noise, or conduct that disturbs </w:t>
      </w:r>
      <w:r w:rsidR="006C6DE6" w:rsidRPr="0055314E">
        <w:rPr>
          <w:rFonts w:ascii="Century Schoolbook" w:hAnsi="Century Schoolbook"/>
          <w:sz w:val="24"/>
          <w:szCs w:val="24"/>
        </w:rPr>
        <w:t>Grantor</w:t>
      </w:r>
      <w:r w:rsidRPr="0055314E">
        <w:rPr>
          <w:rFonts w:ascii="Century Schoolbook" w:hAnsi="Century Schoolbook"/>
          <w:sz w:val="24"/>
          <w:szCs w:val="24"/>
        </w:rPr>
        <w:t xml:space="preserve"> or neighboring properties;</w:t>
      </w:r>
    </w:p>
    <w:p w14:paraId="49F63B66"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organized events, parties, classes, group activities, or commercial activities;</w:t>
      </w:r>
    </w:p>
    <w:p w14:paraId="06518AEE"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littering, dumping, or discharge of any substance;</w:t>
      </w:r>
    </w:p>
    <w:p w14:paraId="014B7BE5"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glass containers;</w:t>
      </w:r>
    </w:p>
    <w:p w14:paraId="47DCB2D8"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possession or use of illegal drugs;</w:t>
      </w:r>
    </w:p>
    <w:p w14:paraId="78C5DA37"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entry or use by any person materially impaired by alcohol, drugs, medication, illness, or fatigue;</w:t>
      </w:r>
    </w:p>
    <w:p w14:paraId="59515BCD" w14:textId="798F7245" w:rsidR="00441025" w:rsidRPr="002F3EA1" w:rsidRDefault="00014AB0" w:rsidP="0055314E">
      <w:pPr>
        <w:numPr>
          <w:ilvl w:val="0"/>
          <w:numId w:val="5"/>
        </w:numPr>
        <w:spacing w:after="200"/>
        <w:ind w:left="1440"/>
        <w:rPr>
          <w:sz w:val="24"/>
          <w:szCs w:val="24"/>
        </w:rPr>
      </w:pPr>
      <w:r w:rsidRPr="004921BD">
        <w:rPr>
          <w:rFonts w:ascii="Century Schoolbook" w:hAnsi="Century Schoolbook"/>
          <w:sz w:val="24"/>
          <w:szCs w:val="24"/>
        </w:rPr>
        <w:lastRenderedPageBreak/>
        <w:t>use of motor vehicles, all-terrain vehicles, golf carts, motorcycles, or other motorized wheeled transportation within the Easement Area, except (</w:t>
      </w:r>
      <w:proofErr w:type="spellStart"/>
      <w:r w:rsidRPr="004921BD">
        <w:rPr>
          <w:rFonts w:ascii="Century Schoolbook" w:hAnsi="Century Schoolbook"/>
          <w:sz w:val="24"/>
          <w:szCs w:val="24"/>
        </w:rPr>
        <w:t>i</w:t>
      </w:r>
      <w:proofErr w:type="spellEnd"/>
      <w:r w:rsidRPr="004921BD">
        <w:rPr>
          <w:rFonts w:ascii="Century Schoolbook" w:hAnsi="Century Schoolbook"/>
          <w:sz w:val="24"/>
          <w:szCs w:val="24"/>
        </w:rPr>
        <w:t>) mobility devices reasonably necessary for a person with a disability, (ii) approved construction or emergency vehicles, and (iii) all-terrain vehicles, tractors, mowers, and other equipment reasonably necessary to perform Grantees' maintenance obligations under Section 4(a</w:t>
      </w:r>
      <w:r w:rsidR="00441025" w:rsidRPr="002F3EA1">
        <w:rPr>
          <w:sz w:val="24"/>
          <w:szCs w:val="24"/>
        </w:rPr>
        <w:t>;</w:t>
      </w:r>
    </w:p>
    <w:p w14:paraId="213BB000"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swimming or boating during severe weather, thunderstorms, unsafe ice conditions, flooding, or other hazardous conditions;</w:t>
      </w:r>
    </w:p>
    <w:p w14:paraId="09DBB264" w14:textId="1D666722"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 xml:space="preserve">introduction, stocking, removal, or relocation of fish, wildlife, plants, or aquatic organisms without </w:t>
      </w:r>
      <w:r w:rsidR="006C6DE6" w:rsidRPr="0055314E">
        <w:rPr>
          <w:rFonts w:ascii="Century Schoolbook" w:hAnsi="Century Schoolbook"/>
          <w:sz w:val="24"/>
          <w:szCs w:val="24"/>
        </w:rPr>
        <w:t>Grantor</w:t>
      </w:r>
      <w:r w:rsidRPr="0055314E">
        <w:rPr>
          <w:rFonts w:ascii="Century Schoolbook" w:hAnsi="Century Schoolbook"/>
          <w:sz w:val="24"/>
          <w:szCs w:val="24"/>
        </w:rPr>
        <w:t>’ prior written consent; and</w:t>
      </w:r>
    </w:p>
    <w:p w14:paraId="4C575742"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any unlawful, dangerous, destructive, offensive, or nuisance-causing activity.</w:t>
      </w:r>
    </w:p>
    <w:p w14:paraId="185116E3" w14:textId="44EB0C15" w:rsidR="00453040" w:rsidRPr="0055314E" w:rsidRDefault="00441025" w:rsidP="002D5848">
      <w:pPr>
        <w:pStyle w:val="FirstParagraph"/>
        <w:ind w:left="720"/>
        <w:rPr>
          <w:rFonts w:ascii="Century Schoolbook" w:hAnsi="Century Schoolbook" w:cs="Times New Roman"/>
        </w:rPr>
      </w:pPr>
      <w:r w:rsidRPr="0055314E">
        <w:rPr>
          <w:rFonts w:ascii="Century Schoolbook" w:hAnsi="Century Schoolbook"/>
        </w:rPr>
        <w:t>(c)</w:t>
      </w:r>
      <w:r w:rsidRPr="00014AB0">
        <w:rPr>
          <w:rFonts w:ascii="Century Schoolbook" w:hAnsi="Century Schoolbook"/>
        </w:rPr>
        <w:t xml:space="preserve"> </w:t>
      </w:r>
      <w:r w:rsidR="00453040" w:rsidRPr="00014AB0">
        <w:rPr>
          <w:rFonts w:ascii="Century Schoolbook" w:hAnsi="Century Schoolbook"/>
          <w:i/>
          <w:iCs/>
        </w:rPr>
        <w:t>Fishing</w:t>
      </w:r>
      <w:r w:rsidR="00453040" w:rsidRPr="00014AB0">
        <w:rPr>
          <w:rFonts w:ascii="Century Schoolbook" w:hAnsi="Century Schoolbook"/>
        </w:rPr>
        <w:t xml:space="preserve">. </w:t>
      </w:r>
      <w:r w:rsidR="00453040" w:rsidRPr="0055314E">
        <w:rPr>
          <w:rFonts w:ascii="Century Schoolbook" w:hAnsi="Century Schoolbook" w:cs="Times New Roman"/>
        </w:rPr>
        <w:t xml:space="preserve">Fishing shall be conducted in accordance with applicable law and any reasonable lake-management rules established by </w:t>
      </w:r>
      <w:r w:rsidR="006C6DE6" w:rsidRPr="0055314E">
        <w:rPr>
          <w:rFonts w:ascii="Century Schoolbook" w:hAnsi="Century Schoolbook" w:cs="Times New Roman"/>
        </w:rPr>
        <w:t>Grantor</w:t>
      </w:r>
      <w:r w:rsidR="00453040" w:rsidRPr="0055314E">
        <w:rPr>
          <w:rFonts w:ascii="Century Schoolbook" w:hAnsi="Century Schoolbook" w:cs="Times New Roman"/>
        </w:rPr>
        <w:t xml:space="preserve">. </w:t>
      </w:r>
      <w:proofErr w:type="gramStart"/>
      <w:r w:rsidR="006C6DE6" w:rsidRPr="0055314E">
        <w:rPr>
          <w:rFonts w:ascii="Century Schoolbook" w:hAnsi="Century Schoolbook" w:cs="Times New Roman"/>
        </w:rPr>
        <w:t>Grantor</w:t>
      </w:r>
      <w:proofErr w:type="gramEnd"/>
      <w:r w:rsidR="00453040" w:rsidRPr="0055314E">
        <w:rPr>
          <w:rFonts w:ascii="Century Schoolbook" w:hAnsi="Century Schoolbook" w:cs="Times New Roman"/>
        </w:rPr>
        <w:t xml:space="preserve"> may establish or modify catch-and-release requirements, species restrictions, seasonal restrictions, equipment restrictions, or other reasonable fishing rules.</w:t>
      </w:r>
    </w:p>
    <w:p w14:paraId="79E7CE5D" w14:textId="77777777" w:rsidR="00453040" w:rsidRPr="0055314E" w:rsidRDefault="00453040" w:rsidP="0055314E">
      <w:pPr>
        <w:pStyle w:val="BodyText"/>
        <w:ind w:left="720"/>
        <w:rPr>
          <w:rFonts w:ascii="Century Schoolbook" w:hAnsi="Century Schoolbook" w:cs="Times New Roman"/>
        </w:rPr>
      </w:pPr>
      <w:r w:rsidRPr="0055314E">
        <w:rPr>
          <w:rFonts w:ascii="Century Schoolbook" w:hAnsi="Century Schoolbook" w:cs="Times New Roman"/>
        </w:rPr>
        <w:t>The grant of fishing rights does not constitute a representation or warranty concerning the existence, quantity, species, or quality of fish within the lake.</w:t>
      </w:r>
    </w:p>
    <w:p w14:paraId="77804E74" w14:textId="6830DC43" w:rsidR="00453040" w:rsidRPr="0055314E" w:rsidRDefault="00453040"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(d) </w:t>
      </w:r>
      <w:r w:rsidRPr="0055314E">
        <w:rPr>
          <w:rFonts w:ascii="Century Schoolbook" w:hAnsi="Century Schoolbook" w:cs="Times New Roman"/>
          <w:i/>
          <w:iCs/>
        </w:rPr>
        <w:t xml:space="preserve">Reasonable Rules. </w:t>
      </w:r>
      <w:proofErr w:type="gramStart"/>
      <w:r w:rsidR="006C6DE6" w:rsidRPr="0055314E">
        <w:rPr>
          <w:rFonts w:ascii="Century Schoolbook" w:hAnsi="Century Schoolbook" w:cs="Times New Roman"/>
        </w:rPr>
        <w:t>Grantor</w:t>
      </w:r>
      <w:proofErr w:type="gramEnd"/>
      <w:r w:rsidRPr="0055314E">
        <w:rPr>
          <w:rFonts w:ascii="Century Schoolbook" w:hAnsi="Century Schoolbook" w:cs="Times New Roman"/>
        </w:rPr>
        <w:t xml:space="preserve"> may adopt and modify reasonable written rules governing safety, access, parking, lake use, boating, fishing, sanitation, noise, environmental protection, dock use, and protection of the Property. Such rules shall be effective upon delivery to Grantees and shall not be applied in a manner intended solely to prevent all exercise of the express rights granted under this Agreement.</w:t>
      </w:r>
    </w:p>
    <w:p w14:paraId="5C5FB555" w14:textId="6F827AA2" w:rsidR="00441025" w:rsidRDefault="0095025B">
      <w:pPr>
        <w:spacing w:after="200"/>
        <w:jc w:val="both"/>
        <w:rPr>
          <w:rFonts w:ascii="Century Schoolbook" w:hAnsi="Century Schoolbook"/>
          <w:b/>
          <w:bCs/>
          <w:sz w:val="24"/>
          <w:szCs w:val="24"/>
        </w:rPr>
      </w:pPr>
      <w:r>
        <w:rPr>
          <w:rFonts w:ascii="Century Schoolbook" w:hAnsi="Century Schoolbook"/>
          <w:b/>
          <w:bCs/>
          <w:sz w:val="24"/>
          <w:szCs w:val="24"/>
        </w:rPr>
        <w:t xml:space="preserve">8. </w:t>
      </w:r>
      <w:r w:rsidRPr="0055314E">
        <w:rPr>
          <w:rFonts w:ascii="Century Schoolbook" w:hAnsi="Century Schoolbook"/>
          <w:b/>
          <w:bCs/>
          <w:sz w:val="24"/>
          <w:szCs w:val="24"/>
          <w:u w:val="single"/>
        </w:rPr>
        <w:t>Suspension and Termination for Default</w:t>
      </w:r>
      <w:r>
        <w:rPr>
          <w:rFonts w:ascii="Century Schoolbook" w:hAnsi="Century Schoolbook"/>
          <w:b/>
          <w:bCs/>
          <w:sz w:val="24"/>
          <w:szCs w:val="24"/>
        </w:rPr>
        <w:t>.</w:t>
      </w:r>
    </w:p>
    <w:p w14:paraId="61DB9CB7" w14:textId="51F5D652" w:rsidR="0095025B" w:rsidRPr="0055314E" w:rsidRDefault="0095025B"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(a) </w:t>
      </w:r>
      <w:r w:rsidRPr="0055314E">
        <w:rPr>
          <w:rFonts w:ascii="Century Schoolbook" w:hAnsi="Century Schoolbook" w:cs="Times New Roman"/>
          <w:i/>
          <w:iCs/>
        </w:rPr>
        <w:t>Immediate Suspension</w:t>
      </w:r>
      <w:r w:rsidRPr="0055314E">
        <w:rPr>
          <w:rFonts w:ascii="Century Schoolbook" w:hAnsi="Century Schoolbook" w:cs="Times New Roman"/>
        </w:rPr>
        <w:t xml:space="preserve">. </w:t>
      </w:r>
      <w:r w:rsidR="006C6DE6" w:rsidRPr="0055314E">
        <w:rPr>
          <w:rFonts w:ascii="Century Schoolbook" w:hAnsi="Century Schoolbook" w:cs="Times New Roman"/>
        </w:rPr>
        <w:t>Grantor</w:t>
      </w:r>
      <w:r w:rsidRPr="0055314E">
        <w:rPr>
          <w:rFonts w:ascii="Century Schoolbook" w:hAnsi="Century Schoolbook" w:cs="Times New Roman"/>
        </w:rPr>
        <w:t xml:space="preserve"> may immediately suspend all or any portion of the rights granted under this Agreement upon written or oral notice if </w:t>
      </w:r>
      <w:r w:rsidR="006C6DE6" w:rsidRPr="0055314E">
        <w:rPr>
          <w:rFonts w:ascii="Century Schoolbook" w:hAnsi="Century Schoolbook" w:cs="Times New Roman"/>
        </w:rPr>
        <w:t>Grantor</w:t>
      </w:r>
      <w:r w:rsidRPr="0055314E">
        <w:rPr>
          <w:rFonts w:ascii="Century Schoolbook" w:hAnsi="Century Schoolbook" w:cs="Times New Roman"/>
        </w:rPr>
        <w:t xml:space="preserve"> reasonably determine</w:t>
      </w:r>
      <w:ins w:id="3" w:author="Garrett Lawton" w:date="2026-08-04T15:13:00Z" w16du:dateUtc="2026-08-04T19:13:00Z">
        <w:r w:rsidR="00CF6812">
          <w:rPr>
            <w:rFonts w:ascii="Century Schoolbook" w:hAnsi="Century Schoolbook" w:cs="Times New Roman"/>
          </w:rPr>
          <w:t>s</w:t>
        </w:r>
      </w:ins>
      <w:r w:rsidRPr="0055314E">
        <w:rPr>
          <w:rFonts w:ascii="Century Schoolbook" w:hAnsi="Century Schoolbook" w:cs="Times New Roman"/>
        </w:rPr>
        <w:t xml:space="preserve"> that:</w:t>
      </w:r>
    </w:p>
    <w:p w14:paraId="4117F9AA"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an unsafe or hazardous condition exists;</w:t>
      </w:r>
    </w:p>
    <w:p w14:paraId="4FD1B8C9"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required insurance has lapsed or is insufficient;</w:t>
      </w:r>
    </w:p>
    <w:p w14:paraId="3BAAE28B" w14:textId="794EFF6C"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a Permitted User or associated person has violated applicable law</w:t>
      </w:r>
      <w:ins w:id="4" w:author="Garrett Lawton" w:date="2026-08-04T15:13:00Z" w16du:dateUtc="2026-08-04T19:13:00Z">
        <w:r w:rsidR="00CF6812">
          <w:rPr>
            <w:rFonts w:ascii="Century Schoolbook" w:hAnsi="Century Schoolbook"/>
            <w:sz w:val="24"/>
            <w:szCs w:val="24"/>
          </w:rPr>
          <w:t>,</w:t>
        </w:r>
      </w:ins>
      <w:del w:id="5" w:author="Garrett Lawton" w:date="2026-08-04T15:13:00Z" w16du:dateUtc="2026-08-04T19:13:00Z">
        <w:r w:rsidRPr="0055314E" w:rsidDel="00CF6812">
          <w:rPr>
            <w:rFonts w:ascii="Century Schoolbook" w:hAnsi="Century Schoolbook"/>
            <w:sz w:val="24"/>
            <w:szCs w:val="24"/>
          </w:rPr>
          <w:delText xml:space="preserve"> or </w:delText>
        </w:r>
      </w:del>
      <w:ins w:id="6" w:author="Garrett Lawton" w:date="2026-08-04T15:13:00Z" w16du:dateUtc="2026-08-04T19:13:00Z">
        <w:r w:rsidR="00CF6812">
          <w:rPr>
            <w:rFonts w:ascii="Century Schoolbook" w:hAnsi="Century Schoolbook"/>
            <w:sz w:val="24"/>
            <w:szCs w:val="24"/>
          </w:rPr>
          <w:t xml:space="preserve"> </w:t>
        </w:r>
      </w:ins>
      <w:r w:rsidRPr="0055314E">
        <w:rPr>
          <w:rFonts w:ascii="Century Schoolbook" w:hAnsi="Century Schoolbook"/>
          <w:sz w:val="24"/>
          <w:szCs w:val="24"/>
        </w:rPr>
        <w:t>a material safety rule</w:t>
      </w:r>
      <w:ins w:id="7" w:author="Garrett Lawton" w:date="2026-08-04T15:13:00Z" w16du:dateUtc="2026-08-04T19:13:00Z">
        <w:r w:rsidR="00CF6812">
          <w:rPr>
            <w:rFonts w:ascii="Century Schoolbook" w:hAnsi="Century Schoolbook"/>
            <w:sz w:val="24"/>
            <w:szCs w:val="24"/>
          </w:rPr>
          <w:t>, or the</w:t>
        </w:r>
      </w:ins>
      <w:ins w:id="8" w:author="Garrett Lawton" w:date="2026-08-04T15:16:00Z" w16du:dateUtc="2026-08-04T19:16:00Z">
        <w:r w:rsidR="00A82ED7">
          <w:rPr>
            <w:rFonts w:ascii="Century Schoolbook" w:hAnsi="Century Schoolbook"/>
            <w:sz w:val="24"/>
            <w:szCs w:val="24"/>
          </w:rPr>
          <w:t xml:space="preserve"> rules outlined in Section 7</w:t>
        </w:r>
      </w:ins>
      <w:r w:rsidRPr="0055314E">
        <w:rPr>
          <w:rFonts w:ascii="Century Schoolbook" w:hAnsi="Century Schoolbook"/>
          <w:sz w:val="24"/>
          <w:szCs w:val="24"/>
        </w:rPr>
        <w:t>;</w:t>
      </w:r>
    </w:p>
    <w:p w14:paraId="25C1BB13"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 xml:space="preserve">unauthorized </w:t>
      </w:r>
      <w:proofErr w:type="gramStart"/>
      <w:r w:rsidRPr="0055314E">
        <w:rPr>
          <w:rFonts w:ascii="Century Schoolbook" w:hAnsi="Century Schoolbook"/>
          <w:sz w:val="24"/>
          <w:szCs w:val="24"/>
        </w:rPr>
        <w:t>persons</w:t>
      </w:r>
      <w:proofErr w:type="gramEnd"/>
      <w:r w:rsidRPr="0055314E">
        <w:rPr>
          <w:rFonts w:ascii="Century Schoolbook" w:hAnsi="Century Schoolbook"/>
          <w:sz w:val="24"/>
          <w:szCs w:val="24"/>
        </w:rPr>
        <w:t xml:space="preserve"> are using or accessing the Property;</w:t>
      </w:r>
    </w:p>
    <w:p w14:paraId="143293CF"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the dock is unsafe, damaged, unpermitted, or noncompliant;</w:t>
      </w:r>
    </w:p>
    <w:p w14:paraId="735D1FBF"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lastRenderedPageBreak/>
        <w:t xml:space="preserve">a Permitted User or associated person has caused or is </w:t>
      </w:r>
      <w:proofErr w:type="gramStart"/>
      <w:r w:rsidRPr="0055314E">
        <w:rPr>
          <w:rFonts w:ascii="Century Schoolbook" w:hAnsi="Century Schoolbook"/>
          <w:sz w:val="24"/>
          <w:szCs w:val="24"/>
        </w:rPr>
        <w:t>threatening</w:t>
      </w:r>
      <w:proofErr w:type="gramEnd"/>
      <w:r w:rsidRPr="0055314E">
        <w:rPr>
          <w:rFonts w:ascii="Century Schoolbook" w:hAnsi="Century Schoolbook"/>
          <w:sz w:val="24"/>
          <w:szCs w:val="24"/>
        </w:rPr>
        <w:t xml:space="preserve"> material damage to the Property;</w:t>
      </w:r>
    </w:p>
    <w:p w14:paraId="5697E164"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a Permitted User or associated person is engaging in intoxicated, disorderly, threatening, criminal, or dangerous conduct;</w:t>
      </w:r>
    </w:p>
    <w:p w14:paraId="1BAE8EAD"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emergency response, construction, repair, environmental work, governmental action, or protection of persons or property requires suspension; or</w:t>
      </w:r>
    </w:p>
    <w:p w14:paraId="12A4320E" w14:textId="4C08B640"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 xml:space="preserve">continued use would expose </w:t>
      </w:r>
      <w:r w:rsidR="006C6DE6" w:rsidRPr="0055314E">
        <w:rPr>
          <w:rFonts w:ascii="Century Schoolbook" w:hAnsi="Century Schoolbook"/>
          <w:sz w:val="24"/>
          <w:szCs w:val="24"/>
        </w:rPr>
        <w:t>Grantor</w:t>
      </w:r>
      <w:r w:rsidRPr="0055314E">
        <w:rPr>
          <w:rFonts w:ascii="Century Schoolbook" w:hAnsi="Century Schoolbook"/>
          <w:sz w:val="24"/>
          <w:szCs w:val="24"/>
        </w:rPr>
        <w:t xml:space="preserve"> or the Property to an unreasonable risk of injury, liability, or damage.</w:t>
      </w:r>
    </w:p>
    <w:p w14:paraId="40210732" w14:textId="01AAB57C" w:rsidR="0095025B" w:rsidRPr="0055314E" w:rsidRDefault="0095025B"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The suspension shall continue until the condition giving rise to it has been corrected to </w:t>
      </w:r>
      <w:r w:rsidR="006C6DE6" w:rsidRPr="0055314E">
        <w:rPr>
          <w:rFonts w:ascii="Century Schoolbook" w:hAnsi="Century Schoolbook" w:cs="Times New Roman"/>
        </w:rPr>
        <w:t>Grantor</w:t>
      </w:r>
      <w:r w:rsidRPr="0055314E">
        <w:rPr>
          <w:rFonts w:ascii="Century Schoolbook" w:hAnsi="Century Schoolbook" w:cs="Times New Roman"/>
        </w:rPr>
        <w:t>’</w:t>
      </w:r>
      <w:r w:rsidR="003A2AB7" w:rsidRPr="0055314E">
        <w:rPr>
          <w:rFonts w:ascii="Century Schoolbook" w:hAnsi="Century Schoolbook" w:cs="Times New Roman"/>
        </w:rPr>
        <w:t>s</w:t>
      </w:r>
      <w:r w:rsidRPr="0055314E">
        <w:rPr>
          <w:rFonts w:ascii="Century Schoolbook" w:hAnsi="Century Schoolbook" w:cs="Times New Roman"/>
        </w:rPr>
        <w:t xml:space="preserve"> reasonable satisfaction.</w:t>
      </w:r>
    </w:p>
    <w:p w14:paraId="7235F456" w14:textId="7E1AFC73" w:rsidR="00014AB0" w:rsidRPr="0055314E" w:rsidRDefault="0095025B">
      <w:pPr>
        <w:pStyle w:val="FirstParagraph"/>
        <w:ind w:left="720"/>
        <w:rPr>
          <w:rFonts w:ascii="Century Schoolbook" w:hAnsi="Century Schoolbook" w:cs="Times New Roman"/>
        </w:rPr>
      </w:pPr>
      <w:r w:rsidRPr="0055314E">
        <w:rPr>
          <w:rFonts w:ascii="Century Schoolbook" w:hAnsi="Century Schoolbook" w:cs="Times New Roman"/>
        </w:rPr>
        <w:t xml:space="preserve">(b) </w:t>
      </w:r>
      <w:r w:rsidR="00014AB0" w:rsidRPr="00C8008D">
        <w:rPr>
          <w:rFonts w:ascii="Century Schoolbook" w:hAnsi="Century Schoolbook" w:cs="Times New Roman"/>
          <w:i/>
          <w:iCs/>
        </w:rPr>
        <w:t>Proportionality; Individual Responsibility</w:t>
      </w:r>
      <w:r w:rsidR="00014AB0" w:rsidRPr="00C8008D">
        <w:rPr>
          <w:rFonts w:ascii="Century Schoolbook" w:hAnsi="Century Schoolbook" w:cs="Times New Roman"/>
        </w:rPr>
        <w:t>. Except as necessary to address an immediate danger to persons or property, or a lapse in insurance under Section 6(c), any suspension or termination under this Section 8 arising from the conduct of a specific Permitted User, or that Permitted User's agent, contractor, guest, or invitee, shall apply only to the access rights of that Permitted User and those accompanying or acting at that Permitted User's direction. Such suspension or termination shall not suspend or terminate the rights of any other Permitted User who was not responsible for, and did not participate in, the conduct giving rise to it. Termination of this Agreement in its entirety under subsection (d) below shall not be invoked as a remedy for the conduct of a single Permitted User where suspension of that Permitted User's individual rights under subsection (a) would reasonably address the condition giving rise to it.</w:t>
      </w:r>
    </w:p>
    <w:p w14:paraId="3BD0F03A" w14:textId="0F1FBDD3" w:rsidR="0095025B" w:rsidRPr="0055314E" w:rsidRDefault="00014AB0"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(c) </w:t>
      </w:r>
      <w:r w:rsidR="0095025B" w:rsidRPr="0055314E">
        <w:rPr>
          <w:rFonts w:ascii="Century Schoolbook" w:hAnsi="Century Schoolbook" w:cs="Times New Roman"/>
          <w:i/>
          <w:iCs/>
        </w:rPr>
        <w:t>Notice and Cure</w:t>
      </w:r>
      <w:r w:rsidR="0095025B" w:rsidRPr="0055314E">
        <w:rPr>
          <w:rFonts w:ascii="Century Schoolbook" w:hAnsi="Century Schoolbook" w:cs="Times New Roman"/>
        </w:rPr>
        <w:t>. Except for matters permitting immediate termination under subsection (</w:t>
      </w:r>
      <w:r w:rsidRPr="0055314E">
        <w:rPr>
          <w:rFonts w:ascii="Century Schoolbook" w:hAnsi="Century Schoolbook" w:cs="Times New Roman"/>
        </w:rPr>
        <w:t>d</w:t>
      </w:r>
      <w:r w:rsidR="0095025B" w:rsidRPr="0055314E">
        <w:rPr>
          <w:rFonts w:ascii="Century Schoolbook" w:hAnsi="Century Schoolbook" w:cs="Times New Roman"/>
        </w:rPr>
        <w:t xml:space="preserve">), a material breach of this Agreement shall constitute a default if it remains uncured for fifteen (15) days after written notice from </w:t>
      </w:r>
      <w:r w:rsidR="006C6DE6" w:rsidRPr="0055314E">
        <w:rPr>
          <w:rFonts w:ascii="Century Schoolbook" w:hAnsi="Century Schoolbook" w:cs="Times New Roman"/>
        </w:rPr>
        <w:t>Grantor</w:t>
      </w:r>
      <w:r w:rsidR="0095025B" w:rsidRPr="0055314E">
        <w:rPr>
          <w:rFonts w:ascii="Century Schoolbook" w:hAnsi="Century Schoolbook" w:cs="Times New Roman"/>
        </w:rPr>
        <w:t>.</w:t>
      </w:r>
    </w:p>
    <w:p w14:paraId="599CBE94" w14:textId="592CAE89" w:rsidR="0095025B" w:rsidRPr="0055314E" w:rsidRDefault="0095025B" w:rsidP="0055314E">
      <w:pPr>
        <w:pStyle w:val="BodyText"/>
        <w:ind w:left="720"/>
        <w:rPr>
          <w:rFonts w:ascii="Century Schoolbook" w:hAnsi="Century Schoolbook" w:cs="Times New Roman"/>
        </w:rPr>
      </w:pPr>
      <w:r w:rsidRPr="0055314E">
        <w:rPr>
          <w:rFonts w:ascii="Century Schoolbook" w:hAnsi="Century Schoolbook" w:cs="Times New Roman"/>
        </w:rPr>
        <w:t xml:space="preserve">If a breach cannot reasonably be cured within fifteen (15) days, the breach shall not constitute a default if Grantees commence cure within that period and diligently complete the cure within a reasonable time not exceeding thirty (30) days, unless </w:t>
      </w:r>
      <w:r w:rsidR="006C6DE6" w:rsidRPr="0055314E">
        <w:rPr>
          <w:rFonts w:ascii="Century Schoolbook" w:hAnsi="Century Schoolbook" w:cs="Times New Roman"/>
        </w:rPr>
        <w:t>Grantor</w:t>
      </w:r>
      <w:r w:rsidRPr="0055314E">
        <w:rPr>
          <w:rFonts w:ascii="Century Schoolbook" w:hAnsi="Century Schoolbook" w:cs="Times New Roman"/>
        </w:rPr>
        <w:t xml:space="preserve"> approve a longer period in writing.</w:t>
      </w:r>
    </w:p>
    <w:p w14:paraId="6D4827FA" w14:textId="3FCA2F99" w:rsidR="0095025B" w:rsidRPr="0055314E" w:rsidRDefault="0095025B" w:rsidP="0055314E">
      <w:pPr>
        <w:pStyle w:val="BodyText"/>
        <w:ind w:left="720"/>
        <w:rPr>
          <w:rFonts w:ascii="Century Schoolbook" w:hAnsi="Century Schoolbook" w:cs="Times New Roman"/>
        </w:rPr>
      </w:pPr>
      <w:r w:rsidRPr="0055314E">
        <w:rPr>
          <w:rFonts w:ascii="Century Schoolbook" w:hAnsi="Century Schoolbook" w:cs="Times New Roman"/>
        </w:rPr>
        <w:t xml:space="preserve">No cure period shall be required for a breach that creates an immediate danger to </w:t>
      </w:r>
      <w:proofErr w:type="gramStart"/>
      <w:r w:rsidRPr="0055314E">
        <w:rPr>
          <w:rFonts w:ascii="Century Schoolbook" w:hAnsi="Century Schoolbook" w:cs="Times New Roman"/>
        </w:rPr>
        <w:t>persons</w:t>
      </w:r>
      <w:proofErr w:type="gramEnd"/>
      <w:r w:rsidRPr="0055314E">
        <w:rPr>
          <w:rFonts w:ascii="Century Schoolbook" w:hAnsi="Century Schoolbook" w:cs="Times New Roman"/>
        </w:rPr>
        <w:t xml:space="preserve"> or property. </w:t>
      </w:r>
      <w:proofErr w:type="gramStart"/>
      <w:r w:rsidR="006C6DE6" w:rsidRPr="0055314E">
        <w:rPr>
          <w:rFonts w:ascii="Century Schoolbook" w:hAnsi="Century Schoolbook" w:cs="Times New Roman"/>
        </w:rPr>
        <w:t>Grantor</w:t>
      </w:r>
      <w:proofErr w:type="gramEnd"/>
      <w:r w:rsidRPr="0055314E">
        <w:rPr>
          <w:rFonts w:ascii="Century Schoolbook" w:hAnsi="Century Schoolbook" w:cs="Times New Roman"/>
        </w:rPr>
        <w:t xml:space="preserve"> may perform emergency corrective work and recover the resulting costs from Grantees.</w:t>
      </w:r>
    </w:p>
    <w:p w14:paraId="374F1CC6" w14:textId="4FC20BC3" w:rsidR="0095025B" w:rsidRPr="0055314E" w:rsidRDefault="0095025B" w:rsidP="0055314E">
      <w:pPr>
        <w:pStyle w:val="FirstParagraph"/>
        <w:ind w:left="720"/>
        <w:rPr>
          <w:rFonts w:ascii="Century Schoolbook" w:hAnsi="Century Schoolbook" w:cs="Times New Roman"/>
        </w:rPr>
      </w:pPr>
      <w:r w:rsidRPr="0055314E">
        <w:rPr>
          <w:rFonts w:ascii="Century Schoolbook" w:hAnsi="Century Schoolbook" w:cs="Times New Roman"/>
        </w:rPr>
        <w:t>(</w:t>
      </w:r>
      <w:r w:rsidR="00014AB0" w:rsidRPr="0055314E">
        <w:rPr>
          <w:rFonts w:ascii="Century Schoolbook" w:hAnsi="Century Schoolbook" w:cs="Times New Roman"/>
        </w:rPr>
        <w:t>d</w:t>
      </w:r>
      <w:r w:rsidRPr="0055314E">
        <w:rPr>
          <w:rFonts w:ascii="Century Schoolbook" w:hAnsi="Century Schoolbook" w:cs="Times New Roman"/>
        </w:rPr>
        <w:t xml:space="preserve">) </w:t>
      </w:r>
      <w:r w:rsidRPr="0055314E">
        <w:rPr>
          <w:rFonts w:ascii="Century Schoolbook" w:hAnsi="Century Schoolbook" w:cs="Times New Roman"/>
          <w:i/>
          <w:iCs/>
        </w:rPr>
        <w:t>Termination for Cause.</w:t>
      </w:r>
      <w:r w:rsidRPr="0055314E">
        <w:rPr>
          <w:rFonts w:ascii="Century Schoolbook" w:hAnsi="Century Schoolbook" w:cs="Times New Roman"/>
        </w:rPr>
        <w:t xml:space="preserve"> </w:t>
      </w:r>
      <w:r w:rsidR="006C6DE6" w:rsidRPr="0055314E">
        <w:rPr>
          <w:rFonts w:ascii="Century Schoolbook" w:hAnsi="Century Schoolbook" w:cs="Times New Roman"/>
        </w:rPr>
        <w:t>Grantor</w:t>
      </w:r>
      <w:r w:rsidRPr="0055314E">
        <w:rPr>
          <w:rFonts w:ascii="Century Schoolbook" w:hAnsi="Century Schoolbook" w:cs="Times New Roman"/>
        </w:rPr>
        <w:t xml:space="preserve"> may terminate this Agreement and the easement immediately upon written notice following:</w:t>
      </w:r>
    </w:p>
    <w:p w14:paraId="710FB716" w14:textId="624A15F3" w:rsidR="0095025B" w:rsidRPr="0055314E" w:rsidRDefault="0095025B" w:rsidP="00CF6812">
      <w:pPr>
        <w:spacing w:after="200"/>
        <w:ind w:left="1440"/>
        <w:rPr>
          <w:rFonts w:ascii="Century Schoolbook" w:hAnsi="Century Schoolbook"/>
          <w:sz w:val="24"/>
          <w:szCs w:val="24"/>
        </w:rPr>
        <w:pPrChange w:id="9" w:author="Garrett Lawton" w:date="2026-08-04T15:12:00Z" w16du:dateUtc="2026-08-04T19:12:00Z">
          <w:pPr>
            <w:numPr>
              <w:numId w:val="7"/>
            </w:numPr>
            <w:spacing w:after="200"/>
            <w:ind w:left="1440" w:hanging="360"/>
          </w:pPr>
        </w:pPrChange>
      </w:pPr>
      <w:del w:id="10" w:author="Garrett Lawton" w:date="2026-08-04T15:12:00Z" w16du:dateUtc="2026-08-04T19:12:00Z">
        <w:r w:rsidRPr="0055314E" w:rsidDel="00CF6812">
          <w:rPr>
            <w:rFonts w:ascii="Century Schoolbook" w:hAnsi="Century Schoolbook"/>
            <w:sz w:val="24"/>
            <w:szCs w:val="24"/>
          </w:rPr>
          <w:delText>;</w:delText>
        </w:r>
      </w:del>
    </w:p>
    <w:p w14:paraId="02EFBB0F"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lastRenderedPageBreak/>
        <w:t>intentional or reckless damage to the Property;</w:t>
      </w:r>
    </w:p>
    <w:p w14:paraId="41E7EFDD"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criminal activity within the Property;</w:t>
      </w:r>
    </w:p>
    <w:p w14:paraId="79E9BAB7"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material misrepresentation concerning insurance or compliance with this Agreement;</w:t>
      </w:r>
    </w:p>
    <w:p w14:paraId="16ACEFA0"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unauthorized construction or installation of a structure or improvement;</w:t>
      </w:r>
    </w:p>
    <w:p w14:paraId="03718B65"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 xml:space="preserve">repeated use by unauthorized or unaccompanied </w:t>
      </w:r>
      <w:proofErr w:type="gramStart"/>
      <w:r w:rsidRPr="0055314E">
        <w:rPr>
          <w:rFonts w:ascii="Century Schoolbook" w:hAnsi="Century Schoolbook"/>
          <w:sz w:val="24"/>
          <w:szCs w:val="24"/>
        </w:rPr>
        <w:t>persons</w:t>
      </w:r>
      <w:proofErr w:type="gramEnd"/>
      <w:r w:rsidRPr="0055314E">
        <w:rPr>
          <w:rFonts w:ascii="Century Schoolbook" w:hAnsi="Century Schoolbook"/>
          <w:sz w:val="24"/>
          <w:szCs w:val="24"/>
        </w:rPr>
        <w:t>;</w:t>
      </w:r>
    </w:p>
    <w:p w14:paraId="35FD52FF"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failure to maintain required insurance for more than fifteen (15) days after notice;</w:t>
      </w:r>
    </w:p>
    <w:p w14:paraId="5265C80B"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failure to discharge a lien as required under this Agreement;</w:t>
      </w:r>
    </w:p>
    <w:p w14:paraId="25B82BCF" w14:textId="4F38EA83"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a material breach that is not timely cured under subsection (</w:t>
      </w:r>
      <w:r w:rsidR="00014AB0" w:rsidRPr="0055314E">
        <w:rPr>
          <w:rFonts w:ascii="Century Schoolbook" w:hAnsi="Century Schoolbook"/>
          <w:sz w:val="24"/>
          <w:szCs w:val="24"/>
        </w:rPr>
        <w:t>c</w:t>
      </w:r>
      <w:r w:rsidRPr="0055314E">
        <w:rPr>
          <w:rFonts w:ascii="Century Schoolbook" w:hAnsi="Century Schoolbook"/>
          <w:sz w:val="24"/>
          <w:szCs w:val="24"/>
        </w:rPr>
        <w:t>); or</w:t>
      </w:r>
    </w:p>
    <w:p w14:paraId="25756790" w14:textId="7CB57548"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 xml:space="preserve">three (3) or more separate </w:t>
      </w:r>
      <w:del w:id="11" w:author="Garrett Lawton" w:date="2026-08-04T15:15:00Z" w16du:dateUtc="2026-08-04T19:15:00Z">
        <w:r w:rsidRPr="0055314E" w:rsidDel="00CF6812">
          <w:rPr>
            <w:rFonts w:ascii="Century Schoolbook" w:hAnsi="Century Schoolbook"/>
            <w:sz w:val="24"/>
            <w:szCs w:val="24"/>
          </w:rPr>
          <w:delText xml:space="preserve">material </w:delText>
        </w:r>
      </w:del>
      <w:r w:rsidRPr="0055314E">
        <w:rPr>
          <w:rFonts w:ascii="Century Schoolbook" w:hAnsi="Century Schoolbook"/>
          <w:sz w:val="24"/>
          <w:szCs w:val="24"/>
        </w:rPr>
        <w:t xml:space="preserve">violations of this Agreement during any twelve-month period, </w:t>
      </w:r>
      <w:proofErr w:type="gramStart"/>
      <w:r w:rsidRPr="0055314E">
        <w:rPr>
          <w:rFonts w:ascii="Century Schoolbook" w:hAnsi="Century Schoolbook"/>
          <w:sz w:val="24"/>
          <w:szCs w:val="24"/>
        </w:rPr>
        <w:t>whether or not</w:t>
      </w:r>
      <w:proofErr w:type="gramEnd"/>
      <w:r w:rsidRPr="0055314E">
        <w:rPr>
          <w:rFonts w:ascii="Century Schoolbook" w:hAnsi="Century Schoolbook"/>
          <w:sz w:val="24"/>
          <w:szCs w:val="24"/>
        </w:rPr>
        <w:t xml:space="preserve"> each prior violation was cured.</w:t>
      </w:r>
    </w:p>
    <w:p w14:paraId="59982D22" w14:textId="7F598CCE" w:rsidR="00014AB0" w:rsidRPr="0055314E" w:rsidRDefault="00014AB0" w:rsidP="0055314E">
      <w:pPr>
        <w:pStyle w:val="BodyText"/>
        <w:ind w:left="720"/>
        <w:rPr>
          <w:rFonts w:ascii="Century Schoolbook" w:hAnsi="Century Schoolbook"/>
        </w:rPr>
      </w:pPr>
      <w:r w:rsidRPr="00C8008D">
        <w:rPr>
          <w:rFonts w:ascii="Century Schoolbook" w:hAnsi="Century Schoolbook"/>
        </w:rPr>
        <w:t>Any notice of termination under this subsection shall be in writing and shall describe with reasonable specificity the factual basis for termination. If the affected Permitted User disputes that factual basis in good faith and in writing within ten (10) days of such notice, the termination shall not take effect and the matter shall instead be treated as a suspension under subsection (a) pending resolution by agreement of the Parties or by a court of competent jurisdiction — provided this shall not apply where the grounds for termination are established by a final judgment, criminal conviction, or written admission.</w:t>
      </w:r>
    </w:p>
    <w:p w14:paraId="2412BE1B" w14:textId="16CD35DD" w:rsidR="0095025B" w:rsidRPr="0055314E" w:rsidRDefault="0095025B" w:rsidP="0055314E">
      <w:pPr>
        <w:pStyle w:val="FirstParagraph"/>
        <w:ind w:left="720"/>
        <w:rPr>
          <w:rFonts w:ascii="Century Schoolbook" w:hAnsi="Century Schoolbook" w:cs="Times New Roman"/>
        </w:rPr>
      </w:pPr>
      <w:r w:rsidRPr="0055314E">
        <w:rPr>
          <w:rFonts w:ascii="Century Schoolbook" w:hAnsi="Century Schoolbook" w:cs="Times New Roman"/>
        </w:rPr>
        <w:t>Termination under this Section shall be in addition to, and not in limitation of, the automatic termination provisions contained in Section 2.</w:t>
      </w:r>
    </w:p>
    <w:p w14:paraId="485267B0" w14:textId="55897842" w:rsidR="0095025B" w:rsidRPr="0055314E" w:rsidRDefault="0095025B" w:rsidP="0055314E">
      <w:pPr>
        <w:pStyle w:val="FirstParagraph"/>
        <w:ind w:left="720"/>
        <w:rPr>
          <w:rFonts w:ascii="Century Schoolbook" w:hAnsi="Century Schoolbook" w:cs="Times New Roman"/>
        </w:rPr>
      </w:pPr>
      <w:r w:rsidRPr="0055314E">
        <w:rPr>
          <w:rFonts w:ascii="Century Schoolbook" w:hAnsi="Century Schoolbook" w:cs="Times New Roman"/>
        </w:rPr>
        <w:t>(</w:t>
      </w:r>
      <w:r w:rsidR="00014AB0" w:rsidRPr="0055314E">
        <w:rPr>
          <w:rFonts w:ascii="Century Schoolbook" w:hAnsi="Century Schoolbook" w:cs="Times New Roman"/>
        </w:rPr>
        <w:t>e</w:t>
      </w:r>
      <w:r w:rsidRPr="0055314E">
        <w:rPr>
          <w:rFonts w:ascii="Century Schoolbook" w:hAnsi="Century Schoolbook" w:cs="Times New Roman"/>
        </w:rPr>
        <w:t xml:space="preserve">) </w:t>
      </w:r>
      <w:r w:rsidRPr="0055314E">
        <w:rPr>
          <w:rFonts w:ascii="Century Schoolbook" w:hAnsi="Century Schoolbook" w:cs="Times New Roman"/>
          <w:i/>
          <w:iCs/>
        </w:rPr>
        <w:t>Effect of Suspension or Termination.</w:t>
      </w:r>
      <w:r w:rsidRPr="0055314E">
        <w:rPr>
          <w:rFonts w:ascii="Century Schoolbook" w:hAnsi="Century Schoolbook"/>
        </w:rPr>
        <w:t xml:space="preserve"> </w:t>
      </w:r>
      <w:r w:rsidRPr="0055314E">
        <w:rPr>
          <w:rFonts w:ascii="Century Schoolbook" w:hAnsi="Century Schoolbook" w:cs="Times New Roman"/>
        </w:rPr>
        <w:t xml:space="preserve">During any suspension, no Permitted User or associated person may enter or use the Easement Area except as expressly authorized in writing by </w:t>
      </w:r>
      <w:r w:rsidR="006C6DE6" w:rsidRPr="0055314E">
        <w:rPr>
          <w:rFonts w:ascii="Century Schoolbook" w:hAnsi="Century Schoolbook" w:cs="Times New Roman"/>
        </w:rPr>
        <w:t>Grantor</w:t>
      </w:r>
      <w:r w:rsidRPr="0055314E">
        <w:rPr>
          <w:rFonts w:ascii="Century Schoolbook" w:hAnsi="Century Schoolbook" w:cs="Times New Roman"/>
        </w:rPr>
        <w:t xml:space="preserve"> to cure the condition giving rise to the suspension.</w:t>
      </w:r>
    </w:p>
    <w:p w14:paraId="5CEC9DFA" w14:textId="60CB1D84" w:rsidR="0095025B" w:rsidRPr="0055314E" w:rsidRDefault="0095025B" w:rsidP="0055314E">
      <w:pPr>
        <w:pStyle w:val="BodyText"/>
        <w:ind w:left="720"/>
        <w:rPr>
          <w:rFonts w:ascii="Century Schoolbook" w:hAnsi="Century Schoolbook"/>
        </w:rPr>
      </w:pPr>
      <w:r w:rsidRPr="0055314E">
        <w:rPr>
          <w:rFonts w:ascii="Century Schoolbook" w:hAnsi="Century Schoolbook" w:cs="Times New Roman"/>
        </w:rPr>
        <w:t xml:space="preserve">Upon termination, all rights of access and use shall immediately cease, subject only to any limited access expressly authorized by </w:t>
      </w:r>
      <w:r w:rsidR="006C6DE6" w:rsidRPr="0055314E">
        <w:rPr>
          <w:rFonts w:ascii="Century Schoolbook" w:hAnsi="Century Schoolbook" w:cs="Times New Roman"/>
        </w:rPr>
        <w:t>Grantor</w:t>
      </w:r>
      <w:r w:rsidRPr="0055314E">
        <w:rPr>
          <w:rFonts w:ascii="Century Schoolbook" w:hAnsi="Century Schoolbook" w:cs="Times New Roman"/>
        </w:rPr>
        <w:t xml:space="preserve"> for removal of the dock or other property and completion of required restoration.</w:t>
      </w:r>
    </w:p>
    <w:p w14:paraId="4D94F065" w14:textId="15D75F8F" w:rsidR="00B11F55" w:rsidRPr="00D779F4" w:rsidRDefault="0095025B">
      <w:pPr>
        <w:spacing w:after="200"/>
        <w:jc w:val="both"/>
        <w:rPr>
          <w:rFonts w:ascii="Century Schoolbook" w:hAnsi="Century Schoolbook"/>
          <w:sz w:val="24"/>
          <w:szCs w:val="24"/>
        </w:rPr>
      </w:pPr>
      <w:r>
        <w:rPr>
          <w:rFonts w:ascii="Century Schoolbook" w:hAnsi="Century Schoolbook"/>
          <w:b/>
          <w:bCs/>
          <w:sz w:val="24"/>
          <w:szCs w:val="24"/>
        </w:rPr>
        <w:t>9</w:t>
      </w:r>
      <w:r w:rsidR="00221AEB" w:rsidRPr="00D779F4">
        <w:rPr>
          <w:rFonts w:ascii="Century Schoolbook" w:hAnsi="Century Schoolbook"/>
          <w:b/>
          <w:bCs/>
          <w:sz w:val="24"/>
          <w:szCs w:val="24"/>
        </w:rPr>
        <w:t xml:space="preserve">. </w:t>
      </w:r>
      <w:r w:rsidR="00221AEB" w:rsidRPr="00D779F4">
        <w:rPr>
          <w:rFonts w:ascii="Century Schoolbook" w:hAnsi="Century Schoolbook"/>
          <w:b/>
          <w:bCs/>
          <w:sz w:val="24"/>
          <w:szCs w:val="24"/>
          <w:u w:val="single"/>
        </w:rPr>
        <w:t>Miscellaneous</w:t>
      </w:r>
      <w:r w:rsidR="00221AEB" w:rsidRPr="00D779F4">
        <w:rPr>
          <w:rFonts w:ascii="Century Schoolbook" w:hAnsi="Century Schoolbook"/>
          <w:b/>
          <w:bCs/>
          <w:sz w:val="24"/>
          <w:szCs w:val="24"/>
        </w:rPr>
        <w:t xml:space="preserve">. </w:t>
      </w:r>
    </w:p>
    <w:p w14:paraId="65D7209D"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lastRenderedPageBreak/>
        <w:t xml:space="preserve">(a) </w:t>
      </w:r>
      <w:r w:rsidRPr="00D779F4">
        <w:rPr>
          <w:rFonts w:ascii="Century Schoolbook" w:hAnsi="Century Schoolbook"/>
          <w:i/>
          <w:iCs/>
          <w:sz w:val="24"/>
          <w:szCs w:val="24"/>
        </w:rPr>
        <w:t>No Waiver</w:t>
      </w:r>
      <w:r w:rsidRPr="00D779F4">
        <w:rPr>
          <w:rFonts w:ascii="Century Schoolbook" w:hAnsi="Century Schoolbook"/>
          <w:sz w:val="24"/>
          <w:szCs w:val="24"/>
        </w:rPr>
        <w:t>. No waiver of any provision of this Agreement shall be effective unless in writing and signed by the Party charged therewith. No delay or omission in exercising any right or remedy upon any breach shall impair such right or remedy or be construed as a waiver of such breach, and waiver of any breach shall not be deemed a waiver of any other or subsequent breach.</w:t>
      </w:r>
    </w:p>
    <w:p w14:paraId="090B23A5"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Entire Agreement</w:t>
      </w:r>
      <w:r w:rsidRPr="00D779F4">
        <w:rPr>
          <w:rFonts w:ascii="Century Schoolbook" w:hAnsi="Century Schoolbook"/>
          <w:sz w:val="24"/>
          <w:szCs w:val="24"/>
        </w:rPr>
        <w:t>. This Agreement contains the entire agreement among the Parties relating to the rights granted and obligations assumed herein. Any oral representations or modifications shall be of no force or effect. Any modification of this Agreement must be in writing and signed by all Parties.</w:t>
      </w:r>
    </w:p>
    <w:p w14:paraId="0B63270B"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Attorneys’ Fees</w:t>
      </w:r>
      <w:r w:rsidRPr="00D779F4">
        <w:rPr>
          <w:rFonts w:ascii="Century Schoolbook" w:hAnsi="Century Schoolbook"/>
          <w:sz w:val="24"/>
          <w:szCs w:val="24"/>
        </w:rPr>
        <w:t>. In any legal proceeding to enforce or construe this Agreement, the prevailing Party shall be entitled to recover its reasonable attorneys’ fees and court costs from the non-prevailing Party.</w:t>
      </w:r>
    </w:p>
    <w:p w14:paraId="53BF66C2" w14:textId="77777777" w:rsidR="00D779F4" w:rsidRPr="00D779F4" w:rsidRDefault="00000000" w:rsidP="00D779F4">
      <w:pPr>
        <w:spacing w:after="200"/>
        <w:ind w:left="720"/>
        <w:rPr>
          <w:rFonts w:ascii="Century Schoolbook" w:hAnsi="Century Schoolbook"/>
          <w:b/>
          <w:bCs/>
          <w:sz w:val="24"/>
          <w:szCs w:val="24"/>
        </w:rPr>
      </w:pPr>
      <w:r w:rsidRPr="00D779F4">
        <w:rPr>
          <w:rFonts w:ascii="Century Schoolbook" w:hAnsi="Century Schoolbook"/>
          <w:sz w:val="24"/>
          <w:szCs w:val="24"/>
        </w:rPr>
        <w:t xml:space="preserve">(d) </w:t>
      </w:r>
      <w:r w:rsidRPr="00D779F4">
        <w:rPr>
          <w:rFonts w:ascii="Century Schoolbook" w:hAnsi="Century Schoolbook"/>
          <w:i/>
          <w:iCs/>
          <w:sz w:val="24"/>
          <w:szCs w:val="24"/>
        </w:rPr>
        <w:t>Governing Law</w:t>
      </w:r>
      <w:r w:rsidRPr="00D779F4">
        <w:rPr>
          <w:rFonts w:ascii="Century Schoolbook" w:hAnsi="Century Schoolbook"/>
          <w:sz w:val="24"/>
          <w:szCs w:val="24"/>
        </w:rPr>
        <w:t>. This Agreement shall be governed by the internal laws of the State of Indiana, without regard to conflict-of-law principles.</w:t>
      </w:r>
      <w:r w:rsidR="00D779F4" w:rsidRPr="00D779F4">
        <w:rPr>
          <w:rFonts w:ascii="Century Schoolbook" w:hAnsi="Century Schoolbook"/>
          <w:sz w:val="24"/>
          <w:szCs w:val="24"/>
        </w:rPr>
        <w:t xml:space="preserve"> Venue for any action brought under this Agreement shall lie in Johnson County, Indiana.</w:t>
      </w:r>
    </w:p>
    <w:p w14:paraId="4F049E0F"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(e) </w:t>
      </w:r>
      <w:r w:rsidRPr="00D779F4">
        <w:rPr>
          <w:rFonts w:ascii="Century Schoolbook" w:hAnsi="Century Schoolbook"/>
          <w:i/>
          <w:iCs/>
          <w:sz w:val="24"/>
          <w:szCs w:val="24"/>
        </w:rPr>
        <w:t>Exhibits</w:t>
      </w:r>
      <w:r w:rsidRPr="00D779F4">
        <w:rPr>
          <w:rFonts w:ascii="Century Schoolbook" w:hAnsi="Century Schoolbook"/>
          <w:sz w:val="24"/>
          <w:szCs w:val="24"/>
        </w:rPr>
        <w:t>. All exhibits referenced in and attached to this Agreement are incorporated herein by reference.</w:t>
      </w:r>
    </w:p>
    <w:p w14:paraId="7F3080C9"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(f) </w:t>
      </w:r>
      <w:r w:rsidRPr="00D779F4">
        <w:rPr>
          <w:rFonts w:ascii="Century Schoolbook" w:hAnsi="Century Schoolbook"/>
          <w:i/>
          <w:iCs/>
          <w:sz w:val="24"/>
          <w:szCs w:val="24"/>
        </w:rPr>
        <w:t>Authority</w:t>
      </w:r>
      <w:r w:rsidRPr="00D779F4">
        <w:rPr>
          <w:rFonts w:ascii="Century Schoolbook" w:hAnsi="Century Schoolbook"/>
          <w:sz w:val="24"/>
          <w:szCs w:val="24"/>
        </w:rPr>
        <w:t>. Each person signing this Agreement covenants that he or she has the capacity and legal authority to execute this Agreement and to bind the Party he or she represents.</w:t>
      </w:r>
    </w:p>
    <w:p w14:paraId="02C988F9" w14:textId="0279B3CA"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(g) </w:t>
      </w:r>
      <w:r w:rsidRPr="00D779F4">
        <w:rPr>
          <w:rFonts w:ascii="Century Schoolbook" w:hAnsi="Century Schoolbook"/>
          <w:i/>
          <w:iCs/>
          <w:sz w:val="24"/>
          <w:szCs w:val="24"/>
        </w:rPr>
        <w:t>Burden Runs with the Property; Recording</w:t>
      </w:r>
      <w:r w:rsidRPr="00D779F4">
        <w:rPr>
          <w:rFonts w:ascii="Century Schoolbook" w:hAnsi="Century Schoolbook"/>
          <w:sz w:val="24"/>
          <w:szCs w:val="24"/>
        </w:rPr>
        <w:t xml:space="preserve">. The burden of the easement granted herein shall run with and bind the Property and shall be binding upon </w:t>
      </w:r>
      <w:r w:rsidR="006C6DE6">
        <w:rPr>
          <w:rFonts w:ascii="Century Schoolbook" w:hAnsi="Century Schoolbook"/>
          <w:sz w:val="24"/>
          <w:szCs w:val="24"/>
        </w:rPr>
        <w:t>Grantor</w:t>
      </w:r>
      <w:r w:rsidRPr="00D779F4">
        <w:rPr>
          <w:rFonts w:ascii="Century Schoolbook" w:hAnsi="Century Schoolbook"/>
          <w:sz w:val="24"/>
          <w:szCs w:val="24"/>
        </w:rPr>
        <w:t>’</w:t>
      </w:r>
      <w:r w:rsidR="000E1B61">
        <w:rPr>
          <w:rFonts w:ascii="Century Schoolbook" w:hAnsi="Century Schoolbook"/>
          <w:sz w:val="24"/>
          <w:szCs w:val="24"/>
        </w:rPr>
        <w:t>s</w:t>
      </w:r>
      <w:r w:rsidRPr="00D779F4">
        <w:rPr>
          <w:rFonts w:ascii="Century Schoolbook" w:hAnsi="Century Schoolbook"/>
          <w:sz w:val="24"/>
          <w:szCs w:val="24"/>
        </w:rPr>
        <w:t xml:space="preserve"> heirs, successors, and assigns as owners of the Property, subject to termination as provided in Section 2. This Agreement shall be recorded in the Office of the Recorder of Johnson County, Indiana.</w:t>
      </w:r>
    </w:p>
    <w:p w14:paraId="089865F1"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(h) </w:t>
      </w:r>
      <w:r w:rsidRPr="00D779F4">
        <w:rPr>
          <w:rFonts w:ascii="Century Schoolbook" w:hAnsi="Century Schoolbook"/>
          <w:i/>
          <w:iCs/>
          <w:sz w:val="24"/>
          <w:szCs w:val="24"/>
        </w:rPr>
        <w:t>Severability</w:t>
      </w:r>
      <w:r w:rsidRPr="00D779F4">
        <w:rPr>
          <w:rFonts w:ascii="Century Schoolbook" w:hAnsi="Century Schoolbook"/>
          <w:sz w:val="24"/>
          <w:szCs w:val="24"/>
        </w:rPr>
        <w:t>. If any provision of this Agreement is held invalid or unenforceable, the remainder of this Agreement shall continue in full force and effect.</w:t>
      </w:r>
    </w:p>
    <w:p w14:paraId="6235AA63" w14:textId="773FD83F" w:rsidR="00D779F4" w:rsidRPr="000E1B61" w:rsidRDefault="00D779F4">
      <w:pPr>
        <w:spacing w:after="200"/>
        <w:ind w:left="720"/>
        <w:jc w:val="both"/>
        <w:rPr>
          <w:rFonts w:ascii="Century Schoolbook" w:hAnsi="Century Schoolbook"/>
          <w:sz w:val="24"/>
          <w:szCs w:val="24"/>
        </w:rPr>
      </w:pPr>
      <w:r w:rsidRPr="00D779F4">
        <w:rPr>
          <w:rFonts w:ascii="Century Schoolbook" w:hAnsi="Century Schoolbook"/>
          <w:sz w:val="24"/>
          <w:szCs w:val="24"/>
        </w:rPr>
        <w:t>(</w:t>
      </w:r>
      <w:proofErr w:type="spellStart"/>
      <w:r w:rsidRPr="00D779F4">
        <w:rPr>
          <w:rFonts w:ascii="Century Schoolbook" w:hAnsi="Century Schoolbook"/>
          <w:sz w:val="24"/>
          <w:szCs w:val="24"/>
        </w:rPr>
        <w:t>i</w:t>
      </w:r>
      <w:proofErr w:type="spellEnd"/>
      <w:r w:rsidRPr="00D779F4">
        <w:rPr>
          <w:rFonts w:ascii="Century Schoolbook" w:hAnsi="Century Schoolbook"/>
          <w:sz w:val="24"/>
          <w:szCs w:val="24"/>
        </w:rPr>
        <w:t xml:space="preserve">) </w:t>
      </w:r>
      <w:r w:rsidRPr="00D779F4">
        <w:rPr>
          <w:rFonts w:ascii="Century Schoolbook" w:hAnsi="Century Schoolbook"/>
          <w:i/>
          <w:iCs/>
          <w:sz w:val="24"/>
          <w:szCs w:val="24"/>
        </w:rPr>
        <w:t>Joint Preparation</w:t>
      </w:r>
      <w:r w:rsidRPr="00D779F4">
        <w:rPr>
          <w:rFonts w:ascii="Century Schoolbook" w:hAnsi="Century Schoolbook"/>
          <w:sz w:val="24"/>
          <w:szCs w:val="24"/>
        </w:rPr>
        <w:t xml:space="preserve">. This Agreement is to be deemed to have been prepared jointly by the parties, and any uncertainty or ambiguity existing herein, if any, shall not be interpreted against any one party, but shall be interpreted </w:t>
      </w:r>
      <w:r w:rsidRPr="000E1B61">
        <w:rPr>
          <w:rFonts w:ascii="Century Schoolbook" w:hAnsi="Century Schoolbook"/>
          <w:sz w:val="24"/>
          <w:szCs w:val="24"/>
        </w:rPr>
        <w:t>according to the application of the rules of interpretation for arm’s length agreements.</w:t>
      </w:r>
    </w:p>
    <w:p w14:paraId="50311245" w14:textId="45B061C4" w:rsidR="009349A1" w:rsidRPr="000E1B61" w:rsidRDefault="009349A1">
      <w:pPr>
        <w:spacing w:after="200"/>
        <w:ind w:left="720"/>
        <w:jc w:val="both"/>
        <w:rPr>
          <w:rFonts w:ascii="Century Schoolbook" w:hAnsi="Century Schoolbook"/>
          <w:sz w:val="24"/>
          <w:szCs w:val="24"/>
        </w:rPr>
      </w:pPr>
      <w:r w:rsidRPr="000E1B61">
        <w:rPr>
          <w:rFonts w:ascii="Century Schoolbook" w:hAnsi="Century Schoolbook"/>
          <w:sz w:val="24"/>
          <w:szCs w:val="24"/>
        </w:rPr>
        <w:t xml:space="preserve">(j) </w:t>
      </w:r>
      <w:r w:rsidRPr="000E1B61">
        <w:rPr>
          <w:rFonts w:ascii="Century Schoolbook" w:hAnsi="Century Schoolbook"/>
          <w:i/>
          <w:iCs/>
          <w:sz w:val="24"/>
          <w:szCs w:val="24"/>
        </w:rPr>
        <w:t>Notices</w:t>
      </w:r>
      <w:r w:rsidRPr="000E1B61">
        <w:rPr>
          <w:rFonts w:ascii="Century Schoolbook" w:hAnsi="Century Schoolbook"/>
          <w:sz w:val="24"/>
          <w:szCs w:val="24"/>
        </w:rPr>
        <w:t xml:space="preserve">. </w:t>
      </w:r>
      <w:r w:rsidRPr="0055314E">
        <w:rPr>
          <w:rFonts w:ascii="Century Schoolbook" w:hAnsi="Century Schoolbook"/>
          <w:sz w:val="24"/>
          <w:szCs w:val="24"/>
        </w:rPr>
        <w:t xml:space="preserve">All notices and demands that may be or are required to be given by either party to the other hereunder shall be in writing and shall be sent by United States certified or registered mail, postage prepaid, to address listed </w:t>
      </w:r>
      <w:r w:rsidRPr="0055314E">
        <w:rPr>
          <w:rFonts w:ascii="Century Schoolbook" w:hAnsi="Century Schoolbook"/>
          <w:sz w:val="24"/>
          <w:szCs w:val="24"/>
        </w:rPr>
        <w:lastRenderedPageBreak/>
        <w:t>below, or to such other person or to such other place as either party may from time to time designate in writing to the other.</w:t>
      </w:r>
      <w:r w:rsidRPr="0055314E">
        <w:rPr>
          <w:rFonts w:ascii="Century Schoolbook" w:hAnsi="Century Schoolbook"/>
        </w:rPr>
        <w:t xml:space="preserve">  </w:t>
      </w:r>
    </w:p>
    <w:p w14:paraId="780D51CA" w14:textId="433C853C" w:rsidR="0076209D" w:rsidRPr="000E1B61" w:rsidRDefault="00D63BE4" w:rsidP="0055314E">
      <w:pPr>
        <w:spacing w:after="200"/>
        <w:ind w:left="720"/>
        <w:rPr>
          <w:rFonts w:ascii="Century Schoolbook" w:hAnsi="Century Schoolbook"/>
          <w:sz w:val="24"/>
          <w:szCs w:val="24"/>
        </w:rPr>
      </w:pPr>
      <w:r w:rsidRPr="0055314E">
        <w:rPr>
          <w:rFonts w:ascii="Century Schoolbook" w:hAnsi="Century Schoolbook"/>
          <w:sz w:val="24"/>
          <w:szCs w:val="24"/>
        </w:rPr>
        <w:t xml:space="preserve">To </w:t>
      </w:r>
      <w:r w:rsidR="006C6DE6" w:rsidRPr="0055314E">
        <w:rPr>
          <w:rFonts w:ascii="Century Schoolbook" w:hAnsi="Century Schoolbook"/>
          <w:sz w:val="24"/>
          <w:szCs w:val="24"/>
        </w:rPr>
        <w:t>Grantor</w:t>
      </w:r>
      <w:r w:rsidRPr="0055314E">
        <w:rPr>
          <w:rFonts w:ascii="Century Schoolbook" w:hAnsi="Century Schoolbook"/>
          <w:sz w:val="24"/>
          <w:szCs w:val="24"/>
        </w:rPr>
        <w:t xml:space="preserve">: </w:t>
      </w:r>
      <w:r w:rsidRPr="000E1B61">
        <w:rPr>
          <w:rFonts w:ascii="Century Schoolbook" w:hAnsi="Century Schoolbook"/>
          <w:sz w:val="24"/>
          <w:szCs w:val="24"/>
        </w:rPr>
        <w:t>5306 State Road 144, Greenwood, Indiana 46143</w:t>
      </w:r>
    </w:p>
    <w:p w14:paraId="488530A7" w14:textId="3354455B" w:rsidR="00D63BE4" w:rsidRPr="000E1B61" w:rsidRDefault="00D63BE4" w:rsidP="0055314E">
      <w:pPr>
        <w:spacing w:after="200"/>
        <w:ind w:left="720"/>
        <w:rPr>
          <w:rFonts w:ascii="Century Schoolbook" w:hAnsi="Century Schoolbook"/>
          <w:sz w:val="24"/>
          <w:szCs w:val="24"/>
        </w:rPr>
      </w:pPr>
      <w:r w:rsidRPr="000E1B61">
        <w:rPr>
          <w:rFonts w:ascii="Century Schoolbook" w:hAnsi="Century Schoolbook"/>
          <w:sz w:val="24"/>
          <w:szCs w:val="24"/>
        </w:rPr>
        <w:t xml:space="preserve">To Grantees: </w:t>
      </w:r>
      <w:proofErr w:type="gramStart"/>
      <w:r w:rsidRPr="000E1B61">
        <w:rPr>
          <w:rFonts w:ascii="Century Schoolbook" w:hAnsi="Century Schoolbook"/>
          <w:sz w:val="24"/>
          <w:szCs w:val="24"/>
        </w:rPr>
        <w:t>5204 W.</w:t>
      </w:r>
      <w:proofErr w:type="gramEnd"/>
      <w:r w:rsidRPr="000E1B61">
        <w:rPr>
          <w:rFonts w:ascii="Century Schoolbook" w:hAnsi="Century Schoolbook"/>
          <w:sz w:val="24"/>
          <w:szCs w:val="24"/>
        </w:rPr>
        <w:t xml:space="preserve"> Whiteland Road, Greenwood, Indiana 46143</w:t>
      </w:r>
    </w:p>
    <w:p w14:paraId="030DFA47" w14:textId="62637604" w:rsidR="0095025B" w:rsidRPr="0055314E" w:rsidRDefault="0095025B" w:rsidP="0055314E">
      <w:pPr>
        <w:pStyle w:val="FirstParagraph"/>
        <w:ind w:left="720"/>
        <w:rPr>
          <w:rFonts w:ascii="Century Schoolbook" w:hAnsi="Century Schoolbook" w:cs="Times New Roman"/>
        </w:rPr>
      </w:pPr>
      <w:r w:rsidRPr="000E1B61">
        <w:rPr>
          <w:rFonts w:ascii="Century Schoolbook" w:hAnsi="Century Schoolbook"/>
        </w:rPr>
        <w:t xml:space="preserve">(k) </w:t>
      </w:r>
      <w:r w:rsidRPr="000E1B61">
        <w:rPr>
          <w:rFonts w:ascii="Century Schoolbook" w:hAnsi="Century Schoolbook"/>
          <w:i/>
          <w:iCs/>
        </w:rPr>
        <w:t>Remedies</w:t>
      </w:r>
      <w:r w:rsidRPr="000E1B61">
        <w:rPr>
          <w:rFonts w:ascii="Century Schoolbook" w:hAnsi="Century Schoolbook"/>
        </w:rPr>
        <w:t xml:space="preserve">. </w:t>
      </w:r>
      <w:r w:rsidRPr="0055314E">
        <w:rPr>
          <w:rFonts w:ascii="Century Schoolbook" w:hAnsi="Century Schoolbook" w:cs="Times New Roman"/>
        </w:rPr>
        <w:t xml:space="preserve">The remedies provided under this Agreement are cumulative. </w:t>
      </w:r>
      <w:proofErr w:type="gramStart"/>
      <w:r w:rsidR="006C6DE6" w:rsidRPr="0055314E">
        <w:rPr>
          <w:rFonts w:ascii="Century Schoolbook" w:hAnsi="Century Schoolbook" w:cs="Times New Roman"/>
        </w:rPr>
        <w:t>Grantor</w:t>
      </w:r>
      <w:proofErr w:type="gramEnd"/>
      <w:r w:rsidRPr="0055314E">
        <w:rPr>
          <w:rFonts w:ascii="Century Schoolbook" w:hAnsi="Century Schoolbook" w:cs="Times New Roman"/>
        </w:rPr>
        <w:t xml:space="preserve"> may pursue damages, injunctive relief, specific performance, self-help expressly authorized under this Agreement, recovery of costs and attorneys’ fees, and any other remedy available at law or in equity.</w:t>
      </w:r>
    </w:p>
    <w:p w14:paraId="4A471CC1" w14:textId="2975B710" w:rsidR="0095025B" w:rsidRPr="0055314E" w:rsidRDefault="0095025B" w:rsidP="0055314E">
      <w:pPr>
        <w:pStyle w:val="BodyText"/>
        <w:ind w:left="720"/>
        <w:rPr>
          <w:rFonts w:ascii="Century Schoolbook" w:hAnsi="Century Schoolbook" w:cs="Times New Roman"/>
        </w:rPr>
      </w:pPr>
      <w:r w:rsidRPr="0055314E">
        <w:rPr>
          <w:rFonts w:ascii="Century Schoolbook" w:hAnsi="Century Schoolbook" w:cs="Times New Roman"/>
        </w:rPr>
        <w:t xml:space="preserve">The Parties acknowledge that unauthorized use of the Property or violation of restrictions concerning access, construction, transfer, or safety may cause irreparable harm for which monetary damages would be inadequate. </w:t>
      </w:r>
      <w:r w:rsidR="006C6DE6" w:rsidRPr="0055314E">
        <w:rPr>
          <w:rFonts w:ascii="Century Schoolbook" w:hAnsi="Century Schoolbook" w:cs="Times New Roman"/>
        </w:rPr>
        <w:t>Grantor</w:t>
      </w:r>
      <w:r w:rsidRPr="0055314E">
        <w:rPr>
          <w:rFonts w:ascii="Century Schoolbook" w:hAnsi="Century Schoolbook" w:cs="Times New Roman"/>
        </w:rPr>
        <w:t xml:space="preserve"> shall therefore be entitled to seek temporary, preliminary, and permanent injunctive relief without waiving any other remedy.</w:t>
      </w:r>
    </w:p>
    <w:p w14:paraId="12C00C6F" w14:textId="2B97325F" w:rsidR="0095025B" w:rsidRPr="0055314E" w:rsidRDefault="0095025B" w:rsidP="0055314E">
      <w:pPr>
        <w:spacing w:after="200"/>
        <w:rPr>
          <w:sz w:val="24"/>
          <w:szCs w:val="24"/>
        </w:rPr>
      </w:pPr>
    </w:p>
    <w:p w14:paraId="33C97B57" w14:textId="77777777" w:rsidR="00D779F4" w:rsidRPr="006C1E4E" w:rsidRDefault="00D779F4">
      <w:pPr>
        <w:spacing w:after="200"/>
        <w:ind w:left="720"/>
        <w:jc w:val="both"/>
        <w:rPr>
          <w:rFonts w:ascii="Century Schoolbook" w:hAnsi="Century Schoolbook"/>
          <w:sz w:val="24"/>
          <w:szCs w:val="24"/>
        </w:rPr>
      </w:pPr>
    </w:p>
    <w:p w14:paraId="4E5F350B" w14:textId="728EB609" w:rsidR="0056403E" w:rsidRPr="0056403E" w:rsidRDefault="0056403E" w:rsidP="00D779F4">
      <w:pPr>
        <w:jc w:val="center"/>
        <w:rPr>
          <w:rFonts w:ascii="Century Schoolbook" w:hAnsi="Century Schoolbook"/>
          <w:sz w:val="24"/>
          <w:szCs w:val="24"/>
        </w:rPr>
      </w:pPr>
      <w:r w:rsidRPr="0056403E">
        <w:rPr>
          <w:rFonts w:ascii="Century Schoolbook" w:hAnsi="Century Schoolbook"/>
          <w:b/>
          <w:bCs/>
          <w:i/>
          <w:iCs/>
          <w:sz w:val="24"/>
          <w:szCs w:val="24"/>
        </w:rPr>
        <w:t>[The rest of this page left intentionally blank]</w:t>
      </w:r>
    </w:p>
    <w:p w14:paraId="25D712A9" w14:textId="77777777" w:rsidR="0056403E" w:rsidRDefault="0056403E" w:rsidP="0056403E">
      <w:pPr>
        <w:rPr>
          <w:rFonts w:ascii="Century Schoolbook" w:hAnsi="Century Schoolbook"/>
          <w:sz w:val="24"/>
          <w:szCs w:val="24"/>
        </w:rPr>
      </w:pPr>
    </w:p>
    <w:p w14:paraId="5980BE44" w14:textId="29E1E659" w:rsidR="00B11F55" w:rsidRPr="006C1E4E" w:rsidRDefault="0056403E" w:rsidP="0056403E">
      <w:pPr>
        <w:rPr>
          <w:rFonts w:ascii="Century Schoolbook" w:hAnsi="Century Schoolbook"/>
          <w:sz w:val="24"/>
          <w:szCs w:val="24"/>
        </w:rPr>
      </w:pPr>
      <w:r>
        <w:rPr>
          <w:rFonts w:ascii="Century Schoolbook" w:hAnsi="Century Schoolbook"/>
          <w:sz w:val="24"/>
          <w:szCs w:val="24"/>
        </w:rPr>
        <w:br w:type="page"/>
      </w:r>
      <w:r>
        <w:rPr>
          <w:rFonts w:ascii="Century Schoolbook" w:hAnsi="Century Schoolbook"/>
          <w:sz w:val="24"/>
          <w:szCs w:val="24"/>
        </w:rPr>
        <w:lastRenderedPageBreak/>
        <w:t>I</w:t>
      </w:r>
      <w:r w:rsidRPr="006C1E4E">
        <w:rPr>
          <w:rFonts w:ascii="Century Schoolbook" w:hAnsi="Century Schoolbook"/>
          <w:sz w:val="24"/>
          <w:szCs w:val="24"/>
        </w:rPr>
        <w:t>NTENDING TO BE LEGALLY BOUND, the Parties have voluntarily executed this Temporary, Personal Recreational Lake Access Easement to be effective as of the Effective Date.</w:t>
      </w:r>
    </w:p>
    <w:p w14:paraId="3B101B55" w14:textId="77777777" w:rsidR="00B11F55" w:rsidRPr="006C1E4E" w:rsidRDefault="00B11F55">
      <w:pPr>
        <w:spacing w:after="200"/>
        <w:rPr>
          <w:rFonts w:ascii="Century Schoolbook" w:hAnsi="Century Schoolbook"/>
          <w:sz w:val="24"/>
          <w:szCs w:val="24"/>
        </w:rPr>
      </w:pPr>
    </w:p>
    <w:p w14:paraId="73F5638B" w14:textId="11F300C3" w:rsidR="00B11F55" w:rsidRPr="006C1E4E" w:rsidRDefault="006C6DE6">
      <w:pPr>
        <w:spacing w:after="200"/>
        <w:rPr>
          <w:rFonts w:ascii="Century Schoolbook" w:hAnsi="Century Schoolbook"/>
          <w:sz w:val="24"/>
          <w:szCs w:val="24"/>
        </w:rPr>
      </w:pPr>
      <w:r>
        <w:rPr>
          <w:rFonts w:ascii="Century Schoolbook" w:hAnsi="Century Schoolbook"/>
          <w:b/>
          <w:bCs/>
          <w:sz w:val="24"/>
          <w:szCs w:val="24"/>
        </w:rPr>
        <w:t>GRANTOR</w:t>
      </w:r>
      <w:r w:rsidR="006C1E4E" w:rsidRPr="006C1E4E">
        <w:rPr>
          <w:rFonts w:ascii="Century Schoolbook" w:hAnsi="Century Schoolbook"/>
          <w:b/>
          <w:bCs/>
          <w:sz w:val="24"/>
          <w:szCs w:val="24"/>
        </w:rPr>
        <w:t>:</w:t>
      </w:r>
    </w:p>
    <w:p w14:paraId="27F8B945" w14:textId="77777777" w:rsidR="00B11F55" w:rsidRPr="006C1E4E" w:rsidRDefault="00B11F55">
      <w:pPr>
        <w:spacing w:after="200"/>
        <w:rPr>
          <w:rFonts w:ascii="Century Schoolbook" w:hAnsi="Century Schoolbook"/>
          <w:sz w:val="24"/>
          <w:szCs w:val="24"/>
        </w:rPr>
      </w:pPr>
    </w:p>
    <w:p w14:paraId="0BE84397" w14:textId="4A3E5F91" w:rsidR="00B11F55" w:rsidRPr="00EE4CA5" w:rsidRDefault="00000000" w:rsidP="00EE4CA5">
      <w:pPr>
        <w:jc w:val="both"/>
        <w:rPr>
          <w:rFonts w:ascii="Century Schoolbook" w:hAnsi="Century Schoolbook"/>
          <w:sz w:val="24"/>
          <w:szCs w:val="24"/>
          <w:u w:val="single"/>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0E7F5DEC" w14:textId="77777777" w:rsidR="00EE4CA5" w:rsidRDefault="00EE4CA5" w:rsidP="00EE4CA5">
      <w:pPr>
        <w:jc w:val="both"/>
        <w:rPr>
          <w:rFonts w:ascii="Century Schoolbook" w:hAnsi="Century Schoolbook"/>
          <w:sz w:val="24"/>
          <w:szCs w:val="24"/>
        </w:rPr>
      </w:pPr>
    </w:p>
    <w:p w14:paraId="6D801B58" w14:textId="77777777" w:rsidR="00EE4CA5" w:rsidRPr="006C1E4E" w:rsidRDefault="00EE4CA5" w:rsidP="00EE4CA5">
      <w:pPr>
        <w:jc w:val="both"/>
        <w:rPr>
          <w:rFonts w:ascii="Century Schoolbook" w:hAnsi="Century Schoolbook"/>
          <w:sz w:val="24"/>
          <w:szCs w:val="24"/>
        </w:rPr>
      </w:pPr>
    </w:p>
    <w:p w14:paraId="6F4E8A1A" w14:textId="4FDE2EE3"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3314F9A3" w14:textId="4987A152" w:rsidR="00B11F55" w:rsidRDefault="00000000" w:rsidP="00EE4CA5">
      <w:pPr>
        <w:jc w:val="both"/>
        <w:rPr>
          <w:rFonts w:ascii="Century Schoolbook" w:hAnsi="Century Schoolbook"/>
          <w:sz w:val="24"/>
          <w:szCs w:val="24"/>
        </w:rPr>
      </w:pPr>
      <w:r w:rsidRPr="006C1E4E">
        <w:rPr>
          <w:rFonts w:ascii="Century Schoolbook" w:hAnsi="Century Schoolbook"/>
          <w:sz w:val="24"/>
          <w:szCs w:val="24"/>
        </w:rPr>
        <w:t>Samu</w:t>
      </w:r>
      <w:r w:rsidR="008F0F01">
        <w:rPr>
          <w:rFonts w:ascii="Century Schoolbook" w:hAnsi="Century Schoolbook"/>
          <w:sz w:val="24"/>
          <w:szCs w:val="24"/>
        </w:rPr>
        <w:t>e</w:t>
      </w:r>
      <w:r w:rsidRPr="006C1E4E">
        <w:rPr>
          <w:rFonts w:ascii="Century Schoolbook" w:hAnsi="Century Schoolbook"/>
          <w:sz w:val="24"/>
          <w:szCs w:val="24"/>
        </w:rPr>
        <w:t xml:space="preserve">l </w:t>
      </w:r>
      <w:r w:rsidR="009E0F92">
        <w:rPr>
          <w:rFonts w:ascii="Century Schoolbook" w:hAnsi="Century Schoolbook"/>
          <w:sz w:val="24"/>
          <w:szCs w:val="24"/>
        </w:rPr>
        <w:t>Presnal</w:t>
      </w:r>
    </w:p>
    <w:p w14:paraId="1BB9CE4A" w14:textId="7D3CF60E" w:rsidR="006C6DE6" w:rsidRDefault="006C6DE6" w:rsidP="00EE4CA5">
      <w:pPr>
        <w:jc w:val="both"/>
        <w:rPr>
          <w:rFonts w:ascii="Century Schoolbook" w:hAnsi="Century Schoolbook"/>
          <w:sz w:val="24"/>
          <w:szCs w:val="24"/>
        </w:rPr>
      </w:pPr>
      <w:r>
        <w:rPr>
          <w:rFonts w:ascii="Century Schoolbook" w:hAnsi="Century Schoolbook"/>
          <w:sz w:val="24"/>
          <w:szCs w:val="24"/>
        </w:rPr>
        <w:t>Trustee of the Samuel G. Presnal Trust,</w:t>
      </w:r>
    </w:p>
    <w:p w14:paraId="372F47E2" w14:textId="14985637" w:rsidR="006C6DE6" w:rsidRPr="006C1E4E" w:rsidRDefault="006C6DE6" w:rsidP="00EE4CA5">
      <w:pPr>
        <w:jc w:val="both"/>
        <w:rPr>
          <w:rFonts w:ascii="Century Schoolbook" w:hAnsi="Century Schoolbook"/>
          <w:sz w:val="24"/>
          <w:szCs w:val="24"/>
        </w:rPr>
      </w:pPr>
      <w:r>
        <w:rPr>
          <w:rFonts w:ascii="Century Schoolbook" w:hAnsi="Century Schoolbook"/>
          <w:sz w:val="24"/>
          <w:szCs w:val="24"/>
        </w:rPr>
        <w:t>u/a dated October 26, 2021</w:t>
      </w:r>
    </w:p>
    <w:p w14:paraId="46B9B529" w14:textId="19B99DAC" w:rsidR="00B11F55" w:rsidRPr="006C1E4E" w:rsidRDefault="00B11F55">
      <w:pPr>
        <w:spacing w:after="200"/>
        <w:jc w:val="both"/>
        <w:rPr>
          <w:rFonts w:ascii="Century Schoolbook" w:hAnsi="Century Schoolbook"/>
          <w:sz w:val="24"/>
          <w:szCs w:val="24"/>
        </w:rPr>
      </w:pPr>
    </w:p>
    <w:p w14:paraId="70A37BEC" w14:textId="77777777" w:rsidR="00B11F55" w:rsidRPr="006C1E4E" w:rsidRDefault="00B11F55">
      <w:pPr>
        <w:spacing w:after="200"/>
        <w:rPr>
          <w:rFonts w:ascii="Century Schoolbook" w:hAnsi="Century Schoolbook"/>
          <w:sz w:val="24"/>
          <w:szCs w:val="24"/>
        </w:rPr>
      </w:pPr>
    </w:p>
    <w:p w14:paraId="4AD60538" w14:textId="77777777" w:rsidR="00B11F55" w:rsidRPr="006C1E4E" w:rsidRDefault="00000000">
      <w:pPr>
        <w:spacing w:after="200"/>
        <w:rPr>
          <w:rFonts w:ascii="Century Schoolbook" w:hAnsi="Century Schoolbook"/>
          <w:sz w:val="24"/>
          <w:szCs w:val="24"/>
        </w:rPr>
      </w:pPr>
      <w:r w:rsidRPr="006C1E4E">
        <w:rPr>
          <w:rFonts w:ascii="Century Schoolbook" w:hAnsi="Century Schoolbook"/>
          <w:b/>
          <w:bCs/>
          <w:sz w:val="24"/>
          <w:szCs w:val="24"/>
        </w:rPr>
        <w:t>GRANTEES:</w:t>
      </w:r>
    </w:p>
    <w:p w14:paraId="0F93122F" w14:textId="77777777" w:rsidR="00B11F55" w:rsidRPr="006C1E4E" w:rsidRDefault="00B11F55">
      <w:pPr>
        <w:spacing w:after="200"/>
        <w:rPr>
          <w:rFonts w:ascii="Century Schoolbook" w:hAnsi="Century Schoolbook"/>
          <w:sz w:val="24"/>
          <w:szCs w:val="24"/>
        </w:rPr>
      </w:pPr>
    </w:p>
    <w:p w14:paraId="182D4A93" w14:textId="500D4359"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1C92B768" w14:textId="77777777"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Derrick Hasenour</w:t>
      </w:r>
    </w:p>
    <w:p w14:paraId="710143D3" w14:textId="77777777" w:rsidR="00B11F55" w:rsidRPr="006C1E4E" w:rsidRDefault="00B11F55" w:rsidP="00EE4CA5">
      <w:pPr>
        <w:rPr>
          <w:rFonts w:ascii="Century Schoolbook" w:hAnsi="Century Schoolbook"/>
          <w:sz w:val="24"/>
          <w:szCs w:val="24"/>
        </w:rPr>
      </w:pPr>
    </w:p>
    <w:p w14:paraId="79F904BF" w14:textId="77777777" w:rsidR="00EE4CA5" w:rsidRDefault="00EE4CA5" w:rsidP="00EE4CA5">
      <w:pPr>
        <w:jc w:val="both"/>
        <w:rPr>
          <w:rFonts w:ascii="Century Schoolbook" w:hAnsi="Century Schoolbook"/>
          <w:sz w:val="24"/>
          <w:szCs w:val="24"/>
        </w:rPr>
      </w:pPr>
    </w:p>
    <w:p w14:paraId="5893FBC6" w14:textId="1859D802"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402EBA2A" w14:textId="77777777"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Sarah Hasenour</w:t>
      </w:r>
    </w:p>
    <w:p w14:paraId="1655A85B" w14:textId="77777777" w:rsidR="002D5848" w:rsidRDefault="002D5848">
      <w:pPr>
        <w:rPr>
          <w:rFonts w:ascii="Century Schoolbook" w:hAnsi="Century Schoolbook"/>
          <w:sz w:val="24"/>
          <w:szCs w:val="24"/>
        </w:rPr>
      </w:pPr>
    </w:p>
    <w:p w14:paraId="585DCE69" w14:textId="77777777" w:rsidR="002D5848" w:rsidRDefault="002D5848">
      <w:pPr>
        <w:rPr>
          <w:rFonts w:ascii="Century Schoolbook" w:hAnsi="Century Schoolbook"/>
          <w:sz w:val="24"/>
          <w:szCs w:val="24"/>
        </w:rPr>
      </w:pPr>
    </w:p>
    <w:p w14:paraId="6F41E028" w14:textId="77777777" w:rsidR="002D5848" w:rsidRPr="006C1E4E" w:rsidRDefault="002D5848" w:rsidP="002D5848">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p>
    <w:p w14:paraId="4D415957" w14:textId="58C230A0" w:rsidR="002D5848" w:rsidRPr="006C1E4E" w:rsidRDefault="002D5848" w:rsidP="002D5848">
      <w:pPr>
        <w:jc w:val="both"/>
        <w:rPr>
          <w:rFonts w:ascii="Century Schoolbook" w:hAnsi="Century Schoolbook"/>
          <w:sz w:val="24"/>
          <w:szCs w:val="24"/>
        </w:rPr>
      </w:pPr>
      <w:r>
        <w:rPr>
          <w:rFonts w:ascii="Century Schoolbook" w:hAnsi="Century Schoolbook"/>
          <w:sz w:val="24"/>
          <w:szCs w:val="24"/>
        </w:rPr>
        <w:t>Hannah</w:t>
      </w:r>
      <w:r w:rsidRPr="006C1E4E">
        <w:rPr>
          <w:rFonts w:ascii="Century Schoolbook" w:hAnsi="Century Schoolbook"/>
          <w:sz w:val="24"/>
          <w:szCs w:val="24"/>
        </w:rPr>
        <w:t xml:space="preserve"> Hasenour</w:t>
      </w:r>
    </w:p>
    <w:p w14:paraId="13FA3906" w14:textId="77777777" w:rsidR="002D5848" w:rsidRDefault="002D5848">
      <w:pPr>
        <w:rPr>
          <w:rFonts w:ascii="Century Schoolbook" w:hAnsi="Century Schoolbook"/>
          <w:sz w:val="24"/>
          <w:szCs w:val="24"/>
        </w:rPr>
      </w:pPr>
    </w:p>
    <w:p w14:paraId="7BAAF298" w14:textId="77777777" w:rsidR="002D5848" w:rsidRDefault="002D5848">
      <w:pPr>
        <w:rPr>
          <w:rFonts w:ascii="Century Schoolbook" w:hAnsi="Century Schoolbook"/>
          <w:sz w:val="24"/>
          <w:szCs w:val="24"/>
        </w:rPr>
      </w:pPr>
    </w:p>
    <w:p w14:paraId="119CD8AA" w14:textId="77777777" w:rsidR="002D5848" w:rsidRPr="006C1E4E" w:rsidRDefault="002D5848" w:rsidP="002D5848">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p>
    <w:p w14:paraId="49309CEB" w14:textId="7094AB87" w:rsidR="002D5848" w:rsidRPr="006C1E4E" w:rsidRDefault="002D5848" w:rsidP="002D5848">
      <w:pPr>
        <w:jc w:val="both"/>
        <w:rPr>
          <w:rFonts w:ascii="Century Schoolbook" w:hAnsi="Century Schoolbook"/>
          <w:sz w:val="24"/>
          <w:szCs w:val="24"/>
        </w:rPr>
      </w:pPr>
      <w:r>
        <w:rPr>
          <w:rFonts w:ascii="Century Schoolbook" w:hAnsi="Century Schoolbook"/>
          <w:sz w:val="24"/>
          <w:szCs w:val="24"/>
        </w:rPr>
        <w:t>Lilly</w:t>
      </w:r>
      <w:r w:rsidRPr="006C1E4E">
        <w:rPr>
          <w:rFonts w:ascii="Century Schoolbook" w:hAnsi="Century Schoolbook"/>
          <w:sz w:val="24"/>
          <w:szCs w:val="24"/>
        </w:rPr>
        <w:t xml:space="preserve"> Hasenour</w:t>
      </w:r>
      <w:r w:rsidR="0017225C">
        <w:rPr>
          <w:rFonts w:ascii="Century Schoolbook" w:hAnsi="Century Schoolbook"/>
          <w:sz w:val="24"/>
          <w:szCs w:val="24"/>
        </w:rPr>
        <w:t>, by Derrick Hasenour</w:t>
      </w:r>
    </w:p>
    <w:p w14:paraId="5B318AD9" w14:textId="77777777" w:rsidR="002D5848" w:rsidRDefault="002D5848">
      <w:pPr>
        <w:rPr>
          <w:rFonts w:ascii="Century Schoolbook" w:hAnsi="Century Schoolbook"/>
          <w:sz w:val="24"/>
          <w:szCs w:val="24"/>
        </w:rPr>
      </w:pPr>
    </w:p>
    <w:p w14:paraId="5FA14030" w14:textId="77777777" w:rsidR="002D5848" w:rsidRDefault="002D5848">
      <w:pPr>
        <w:rPr>
          <w:rFonts w:ascii="Century Schoolbook" w:hAnsi="Century Schoolbook"/>
          <w:sz w:val="24"/>
          <w:szCs w:val="24"/>
        </w:rPr>
      </w:pPr>
    </w:p>
    <w:p w14:paraId="572DCB9C" w14:textId="77777777" w:rsidR="002D5848" w:rsidRPr="006C1E4E" w:rsidRDefault="002D5848" w:rsidP="002D5848">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p>
    <w:p w14:paraId="12E90E32" w14:textId="00CB87D9" w:rsidR="002D5848" w:rsidRPr="006C1E4E" w:rsidRDefault="002D5848" w:rsidP="002D5848">
      <w:pPr>
        <w:jc w:val="both"/>
        <w:rPr>
          <w:rFonts w:ascii="Century Schoolbook" w:hAnsi="Century Schoolbook"/>
          <w:sz w:val="24"/>
          <w:szCs w:val="24"/>
        </w:rPr>
      </w:pPr>
      <w:r>
        <w:rPr>
          <w:rFonts w:ascii="Century Schoolbook" w:hAnsi="Century Schoolbook"/>
          <w:sz w:val="24"/>
          <w:szCs w:val="24"/>
        </w:rPr>
        <w:t>Asher</w:t>
      </w:r>
      <w:r w:rsidRPr="006C1E4E">
        <w:rPr>
          <w:rFonts w:ascii="Century Schoolbook" w:hAnsi="Century Schoolbook"/>
          <w:sz w:val="24"/>
          <w:szCs w:val="24"/>
        </w:rPr>
        <w:t xml:space="preserve"> Hasenour</w:t>
      </w:r>
      <w:r w:rsidR="0017225C">
        <w:rPr>
          <w:rFonts w:ascii="Century Schoolbook" w:hAnsi="Century Schoolbook"/>
          <w:sz w:val="24"/>
          <w:szCs w:val="24"/>
        </w:rPr>
        <w:t>, by Derrick Hasenour</w:t>
      </w:r>
    </w:p>
    <w:p w14:paraId="71BEB4AD" w14:textId="282CF434" w:rsidR="00B11F55" w:rsidRPr="006C1E4E" w:rsidRDefault="00000000">
      <w:pPr>
        <w:rPr>
          <w:rFonts w:ascii="Century Schoolbook" w:hAnsi="Century Schoolbook"/>
          <w:sz w:val="24"/>
          <w:szCs w:val="24"/>
        </w:rPr>
      </w:pPr>
      <w:r w:rsidRPr="006C1E4E">
        <w:rPr>
          <w:rFonts w:ascii="Century Schoolbook" w:hAnsi="Century Schoolbook"/>
          <w:sz w:val="24"/>
          <w:szCs w:val="24"/>
        </w:rPr>
        <w:br w:type="page"/>
      </w:r>
    </w:p>
    <w:p w14:paraId="1B940E09" w14:textId="77777777" w:rsidR="00214ACC" w:rsidRPr="0056403E" w:rsidRDefault="00214ACC" w:rsidP="00214ACC">
      <w:pPr>
        <w:keepNext/>
        <w:keepLines/>
        <w:rPr>
          <w:rFonts w:ascii="Century Schoolbook" w:hAnsi="Century Schoolbook"/>
          <w:sz w:val="24"/>
          <w:szCs w:val="24"/>
        </w:rPr>
      </w:pPr>
    </w:p>
    <w:p w14:paraId="19EB3F25" w14:textId="77777777" w:rsidR="00214ACC" w:rsidRPr="0056403E" w:rsidRDefault="00214ACC" w:rsidP="00214ACC">
      <w:pPr>
        <w:keepNext/>
        <w:keepLines/>
        <w:rPr>
          <w:rFonts w:ascii="Century Schoolbook" w:hAnsi="Century Schoolbook"/>
          <w:sz w:val="24"/>
          <w:szCs w:val="24"/>
        </w:rPr>
      </w:pPr>
    </w:p>
    <w:p w14:paraId="70E23A0B" w14:textId="65E5E082"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 xml:space="preserve">STATE OF </w:t>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rPr>
        <w:tab/>
        <w:t>)</w:t>
      </w:r>
    </w:p>
    <w:p w14:paraId="31D99C67" w14:textId="77777777" w:rsidR="00214ACC" w:rsidRPr="0056403E" w:rsidRDefault="00214ACC" w:rsidP="00214ACC">
      <w:pPr>
        <w:keepNext/>
        <w:keepLines/>
        <w:ind w:left="2880" w:firstLine="720"/>
        <w:rPr>
          <w:rFonts w:ascii="Century Schoolbook" w:hAnsi="Century Schoolbook"/>
          <w:sz w:val="24"/>
          <w:szCs w:val="24"/>
        </w:rPr>
      </w:pPr>
      <w:r w:rsidRPr="0056403E">
        <w:rPr>
          <w:rFonts w:ascii="Century Schoolbook" w:hAnsi="Century Schoolbook"/>
          <w:sz w:val="24"/>
          <w:szCs w:val="24"/>
        </w:rPr>
        <w:t>)  SS:</w:t>
      </w:r>
    </w:p>
    <w:p w14:paraId="0451DE2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COUNTY OF ________________</w:t>
      </w:r>
      <w:r w:rsidRPr="0056403E">
        <w:rPr>
          <w:rFonts w:ascii="Century Schoolbook" w:hAnsi="Century Schoolbook"/>
          <w:sz w:val="24"/>
          <w:szCs w:val="24"/>
        </w:rPr>
        <w:tab/>
        <w:t>)</w:t>
      </w:r>
    </w:p>
    <w:p w14:paraId="53C55E7B" w14:textId="77777777" w:rsidR="00214ACC" w:rsidRPr="0056403E" w:rsidRDefault="00214ACC" w:rsidP="00214ACC">
      <w:pPr>
        <w:keepNext/>
        <w:keepLines/>
        <w:rPr>
          <w:rFonts w:ascii="Century Schoolbook" w:hAnsi="Century Schoolbook"/>
          <w:sz w:val="24"/>
          <w:szCs w:val="24"/>
        </w:rPr>
      </w:pPr>
    </w:p>
    <w:p w14:paraId="55C6715E" w14:textId="4E3A25FE" w:rsidR="00214ACC" w:rsidRPr="0056403E" w:rsidRDefault="00214ACC" w:rsidP="00214ACC">
      <w:pPr>
        <w:ind w:firstLine="720"/>
        <w:rPr>
          <w:rFonts w:ascii="Century Schoolbook" w:hAnsi="Century Schoolbook"/>
          <w:sz w:val="24"/>
          <w:szCs w:val="24"/>
        </w:rPr>
      </w:pPr>
      <w:r w:rsidRPr="0056403E">
        <w:rPr>
          <w:rFonts w:ascii="Century Schoolbook" w:hAnsi="Century Schoolbook"/>
          <w:sz w:val="24"/>
          <w:szCs w:val="24"/>
        </w:rPr>
        <w:t xml:space="preserve">Before me, a Notary Public in and for said County and State, personally appeared </w:t>
      </w:r>
      <w:r w:rsidR="002A0A4F" w:rsidRPr="002A0A4F">
        <w:rPr>
          <w:rFonts w:ascii="Century Schoolbook" w:hAnsi="Century Schoolbook"/>
          <w:b/>
          <w:bCs/>
          <w:sz w:val="24"/>
          <w:szCs w:val="24"/>
        </w:rPr>
        <w:t>Samu</w:t>
      </w:r>
      <w:r w:rsidR="008F0F01">
        <w:rPr>
          <w:rFonts w:ascii="Century Schoolbook" w:hAnsi="Century Schoolbook"/>
          <w:b/>
          <w:bCs/>
          <w:sz w:val="24"/>
          <w:szCs w:val="24"/>
        </w:rPr>
        <w:t>e</w:t>
      </w:r>
      <w:r w:rsidR="002A0A4F" w:rsidRPr="002A0A4F">
        <w:rPr>
          <w:rFonts w:ascii="Century Schoolbook" w:hAnsi="Century Schoolbook"/>
          <w:b/>
          <w:bCs/>
          <w:sz w:val="24"/>
          <w:szCs w:val="24"/>
        </w:rPr>
        <w:t>l</w:t>
      </w:r>
      <w:r w:rsidR="002A0A4F">
        <w:rPr>
          <w:rFonts w:ascii="Century Schoolbook" w:hAnsi="Century Schoolbook"/>
          <w:sz w:val="24"/>
          <w:szCs w:val="24"/>
        </w:rPr>
        <w:t xml:space="preserve"> </w:t>
      </w:r>
      <w:r w:rsidR="009E0F92">
        <w:rPr>
          <w:rFonts w:ascii="Century Schoolbook" w:hAnsi="Century Schoolbook"/>
          <w:b/>
          <w:bCs/>
          <w:sz w:val="24"/>
          <w:szCs w:val="24"/>
        </w:rPr>
        <w:t>Presnal</w:t>
      </w:r>
      <w:r w:rsidRPr="0056403E">
        <w:rPr>
          <w:rFonts w:ascii="Century Schoolbook" w:hAnsi="Century Schoolbook"/>
          <w:sz w:val="24"/>
          <w:szCs w:val="24"/>
        </w:rPr>
        <w:t>,</w:t>
      </w:r>
      <w:r w:rsidRPr="0056403E">
        <w:rPr>
          <w:rFonts w:ascii="Century Schoolbook" w:hAnsi="Century Schoolbook"/>
          <w:b/>
          <w:bCs/>
          <w:sz w:val="24"/>
          <w:szCs w:val="24"/>
        </w:rPr>
        <w:t xml:space="preserve"> </w:t>
      </w:r>
      <w:r w:rsidR="001C5477">
        <w:rPr>
          <w:rFonts w:ascii="Century Schoolbook" w:hAnsi="Century Schoolbook"/>
          <w:sz w:val="24"/>
          <w:szCs w:val="24"/>
        </w:rPr>
        <w:t>as trustee of the Samuel G. Presnal Trust, u/a dated October 26, 2021</w:t>
      </w:r>
      <w:r w:rsidRPr="0056403E">
        <w:rPr>
          <w:rFonts w:ascii="Century Schoolbook" w:hAnsi="Century Schoolbook"/>
          <w:sz w:val="24"/>
          <w:szCs w:val="24"/>
        </w:rPr>
        <w:t>, who acknowledged execution of the foregoing instrument  and who, having been duly sworn, stated that the representations therein contained are true.</w:t>
      </w:r>
    </w:p>
    <w:p w14:paraId="38F81770" w14:textId="77777777" w:rsidR="00214ACC" w:rsidRPr="0056403E" w:rsidRDefault="00214ACC" w:rsidP="00214ACC">
      <w:pPr>
        <w:keepNext/>
        <w:keepLines/>
        <w:rPr>
          <w:rFonts w:ascii="Century Schoolbook" w:hAnsi="Century Schoolbook"/>
          <w:sz w:val="24"/>
          <w:szCs w:val="24"/>
        </w:rPr>
      </w:pPr>
    </w:p>
    <w:p w14:paraId="20A7F9EF" w14:textId="09C7CE20"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Witness my hand and Notarial Seal this _______ day of August, 2026.</w:t>
      </w:r>
    </w:p>
    <w:p w14:paraId="672BFBEC" w14:textId="77777777" w:rsidR="00214ACC" w:rsidRPr="0056403E" w:rsidRDefault="00214ACC" w:rsidP="00214ACC">
      <w:pPr>
        <w:keepNext/>
        <w:keepLines/>
        <w:rPr>
          <w:rFonts w:ascii="Century Schoolbook" w:hAnsi="Century Schoolbook"/>
          <w:sz w:val="24"/>
          <w:szCs w:val="24"/>
        </w:rPr>
      </w:pPr>
    </w:p>
    <w:p w14:paraId="6CEED019" w14:textId="77777777" w:rsidR="00214ACC" w:rsidRPr="0056403E" w:rsidRDefault="00214ACC" w:rsidP="00214ACC">
      <w:pPr>
        <w:keepNext/>
        <w:keepLines/>
        <w:rPr>
          <w:rFonts w:ascii="Century Schoolbook" w:hAnsi="Century Schoolbook"/>
          <w:sz w:val="24"/>
          <w:szCs w:val="24"/>
        </w:rPr>
      </w:pPr>
    </w:p>
    <w:p w14:paraId="1D6C6C1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My Commission Expires: ____________</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6FBBA1C0" w14:textId="77777777" w:rsidR="00214ACC" w:rsidRPr="0056403E" w:rsidRDefault="00214ACC" w:rsidP="00214ACC">
      <w:pPr>
        <w:keepNext/>
        <w:keepLines/>
        <w:rPr>
          <w:rFonts w:ascii="Century Schoolbook" w:hAnsi="Century Schoolbook"/>
          <w:sz w:val="24"/>
          <w:szCs w:val="24"/>
        </w:rPr>
      </w:pPr>
    </w:p>
    <w:p w14:paraId="637C9D81" w14:textId="20B23583"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Notary Public Signature</w:t>
      </w:r>
    </w:p>
    <w:p w14:paraId="3EB33934" w14:textId="77777777" w:rsidR="00214ACC" w:rsidRPr="0056403E" w:rsidRDefault="00214ACC" w:rsidP="00214ACC">
      <w:pPr>
        <w:keepNext/>
        <w:keepLines/>
        <w:rPr>
          <w:rFonts w:ascii="Century Schoolbook" w:hAnsi="Century Schoolbook"/>
          <w:sz w:val="24"/>
          <w:szCs w:val="24"/>
        </w:rPr>
      </w:pPr>
    </w:p>
    <w:p w14:paraId="7CA64379"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Resident of _________________ County</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11777305"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Printed Name</w:t>
      </w:r>
    </w:p>
    <w:p w14:paraId="2E84363F" w14:textId="77777777" w:rsidR="00214ACC" w:rsidRDefault="00214ACC" w:rsidP="00214ACC">
      <w:pPr>
        <w:rPr>
          <w:rFonts w:ascii="Century Schoolbook" w:hAnsi="Century Schoolbook"/>
        </w:rPr>
      </w:pPr>
      <w:r>
        <w:rPr>
          <w:rFonts w:ascii="Century Schoolbook" w:hAnsi="Century Schoolbook"/>
        </w:rPr>
        <w:br w:type="page"/>
      </w:r>
    </w:p>
    <w:p w14:paraId="57DE91E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109071B6" w14:textId="77777777" w:rsidR="00214ACC" w:rsidRPr="00214ACC" w:rsidRDefault="00214ACC" w:rsidP="00214ACC">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10671355"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5D5D70E7" w14:textId="77777777" w:rsidR="00214ACC" w:rsidRPr="00214ACC" w:rsidRDefault="00214ACC" w:rsidP="00214ACC">
      <w:pPr>
        <w:keepNext/>
        <w:keepLines/>
        <w:rPr>
          <w:rFonts w:ascii="Century Schoolbook" w:hAnsi="Century Schoolbook"/>
          <w:sz w:val="24"/>
          <w:szCs w:val="24"/>
        </w:rPr>
      </w:pPr>
    </w:p>
    <w:p w14:paraId="64C143A1" w14:textId="0EB0AD31" w:rsidR="00214ACC" w:rsidRPr="00214ACC" w:rsidRDefault="00214ACC" w:rsidP="00214ACC">
      <w:pPr>
        <w:ind w:firstLine="720"/>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Pr="00214ACC">
        <w:rPr>
          <w:rFonts w:ascii="Century Schoolbook" w:hAnsi="Century Schoolbook"/>
          <w:b/>
          <w:bCs/>
          <w:sz w:val="24"/>
          <w:szCs w:val="24"/>
        </w:rPr>
        <w:t xml:space="preserve">Derrick </w:t>
      </w:r>
      <w:proofErr w:type="gramStart"/>
      <w:r w:rsidRPr="00214ACC">
        <w:rPr>
          <w:rFonts w:ascii="Century Schoolbook" w:hAnsi="Century Schoolbook"/>
          <w:b/>
          <w:bCs/>
          <w:sz w:val="24"/>
          <w:szCs w:val="24"/>
        </w:rPr>
        <w:t>Hasenour</w:t>
      </w:r>
      <w:r>
        <w:rPr>
          <w:rFonts w:ascii="Century Schoolbook" w:hAnsi="Century Schoolbook"/>
          <w:b/>
          <w:bCs/>
          <w:sz w:val="24"/>
          <w:szCs w:val="24"/>
        </w:rPr>
        <w:t xml:space="preserve">, </w:t>
      </w:r>
      <w:r w:rsidRPr="00214ACC">
        <w:rPr>
          <w:rFonts w:ascii="Century Schoolbook" w:hAnsi="Century Schoolbook"/>
          <w:b/>
          <w:bCs/>
          <w:sz w:val="24"/>
          <w:szCs w:val="24"/>
        </w:rPr>
        <w:t xml:space="preserve"> </w:t>
      </w:r>
      <w:r w:rsidRPr="00214ACC">
        <w:rPr>
          <w:rFonts w:ascii="Century Schoolbook" w:hAnsi="Century Schoolbook"/>
          <w:sz w:val="24"/>
          <w:szCs w:val="24"/>
        </w:rPr>
        <w:t>an</w:t>
      </w:r>
      <w:proofErr w:type="gramEnd"/>
      <w:r w:rsidRPr="00214ACC">
        <w:rPr>
          <w:rFonts w:ascii="Century Schoolbook" w:hAnsi="Century Schoolbook"/>
          <w:sz w:val="24"/>
          <w:szCs w:val="24"/>
        </w:rPr>
        <w:t xml:space="preserve"> adult, who acknowledged execution of the foregoing </w:t>
      </w:r>
      <w:proofErr w:type="gramStart"/>
      <w:r w:rsidRPr="00214ACC">
        <w:rPr>
          <w:rFonts w:ascii="Century Schoolbook" w:hAnsi="Century Schoolbook"/>
          <w:sz w:val="24"/>
          <w:szCs w:val="24"/>
        </w:rPr>
        <w:t>instrument  and</w:t>
      </w:r>
      <w:proofErr w:type="gramEnd"/>
      <w:r w:rsidRPr="00214ACC">
        <w:rPr>
          <w:rFonts w:ascii="Century Schoolbook" w:hAnsi="Century Schoolbook"/>
          <w:sz w:val="24"/>
          <w:szCs w:val="24"/>
        </w:rPr>
        <w:t xml:space="preserve"> who, having been duly sworn, stated that the </w:t>
      </w:r>
      <w:proofErr w:type="gramStart"/>
      <w:r w:rsidRPr="00214ACC">
        <w:rPr>
          <w:rFonts w:ascii="Century Schoolbook" w:hAnsi="Century Schoolbook"/>
          <w:sz w:val="24"/>
          <w:szCs w:val="24"/>
        </w:rPr>
        <w:t>representations therein</w:t>
      </w:r>
      <w:proofErr w:type="gramEnd"/>
      <w:r w:rsidRPr="00214ACC">
        <w:rPr>
          <w:rFonts w:ascii="Century Schoolbook" w:hAnsi="Century Schoolbook"/>
          <w:sz w:val="24"/>
          <w:szCs w:val="24"/>
        </w:rPr>
        <w:t xml:space="preserve"> contained are true.</w:t>
      </w:r>
    </w:p>
    <w:p w14:paraId="4AE5922A" w14:textId="77777777" w:rsidR="00214ACC" w:rsidRDefault="00214ACC" w:rsidP="00214ACC">
      <w:pPr>
        <w:keepNext/>
        <w:keepLines/>
        <w:rPr>
          <w:rFonts w:ascii="Century Schoolbook" w:hAnsi="Century Schoolbook"/>
          <w:sz w:val="24"/>
          <w:szCs w:val="24"/>
        </w:rPr>
      </w:pPr>
    </w:p>
    <w:p w14:paraId="654C5F0A" w14:textId="66259582"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3DE6DD85" w14:textId="77777777" w:rsidR="00214ACC" w:rsidRPr="00214ACC" w:rsidRDefault="00214ACC" w:rsidP="00214ACC">
      <w:pPr>
        <w:keepNext/>
        <w:keepLines/>
        <w:rPr>
          <w:rFonts w:ascii="Century Schoolbook" w:hAnsi="Century Schoolbook"/>
          <w:sz w:val="24"/>
          <w:szCs w:val="24"/>
        </w:rPr>
      </w:pPr>
    </w:p>
    <w:p w14:paraId="5CCD1DD1"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43FDC75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79D574CD" w14:textId="77777777" w:rsidR="00214ACC" w:rsidRPr="00214ACC" w:rsidRDefault="00214ACC" w:rsidP="00214ACC">
      <w:pPr>
        <w:keepNext/>
        <w:keepLines/>
        <w:rPr>
          <w:rFonts w:ascii="Century Schoolbook" w:hAnsi="Century Schoolbook"/>
          <w:sz w:val="24"/>
          <w:szCs w:val="24"/>
        </w:rPr>
      </w:pPr>
    </w:p>
    <w:p w14:paraId="0CEEC3A7"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3ED495CA"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7C834217" w14:textId="77777777" w:rsidR="00214ACC" w:rsidRPr="00214ACC" w:rsidRDefault="00214ACC" w:rsidP="00214ACC">
      <w:pPr>
        <w:keepNext/>
        <w:keepLines/>
        <w:rPr>
          <w:rFonts w:ascii="Century Schoolbook" w:hAnsi="Century Schoolbook"/>
          <w:sz w:val="24"/>
          <w:szCs w:val="24"/>
        </w:rPr>
      </w:pPr>
    </w:p>
    <w:p w14:paraId="528B7925" w14:textId="77777777" w:rsidR="00214ACC" w:rsidRPr="00214ACC" w:rsidRDefault="00214ACC" w:rsidP="00214ACC">
      <w:pPr>
        <w:keepNext/>
        <w:keepLines/>
        <w:rPr>
          <w:rFonts w:ascii="Century Schoolbook" w:hAnsi="Century Schoolbook"/>
          <w:sz w:val="24"/>
          <w:szCs w:val="24"/>
        </w:rPr>
      </w:pPr>
    </w:p>
    <w:p w14:paraId="4BB365F8"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3C5BB9A7" w14:textId="77777777" w:rsidR="00214ACC" w:rsidRPr="00214ACC" w:rsidRDefault="00214ACC" w:rsidP="00214ACC">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25EE1E5A"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3B0F1EA3" w14:textId="77777777" w:rsidR="00214ACC" w:rsidRPr="00214ACC" w:rsidRDefault="00214ACC" w:rsidP="00214ACC">
      <w:pPr>
        <w:keepNext/>
        <w:keepLines/>
        <w:rPr>
          <w:rFonts w:ascii="Century Schoolbook" w:hAnsi="Century Schoolbook"/>
          <w:sz w:val="24"/>
          <w:szCs w:val="24"/>
        </w:rPr>
      </w:pPr>
    </w:p>
    <w:p w14:paraId="4E17390B" w14:textId="154FF0B0" w:rsidR="00214ACC" w:rsidRPr="00214ACC" w:rsidRDefault="00214ACC" w:rsidP="00214ACC">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Pr="0055314E">
        <w:rPr>
          <w:rFonts w:ascii="Century Schoolbook" w:hAnsi="Century Schoolbook"/>
          <w:b/>
          <w:bCs/>
          <w:sz w:val="24"/>
          <w:szCs w:val="24"/>
        </w:rPr>
        <w:t>Sarah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p>
    <w:p w14:paraId="6BF42F10" w14:textId="77777777" w:rsidR="00214ACC" w:rsidRPr="00214ACC" w:rsidRDefault="00214ACC" w:rsidP="00214ACC">
      <w:pPr>
        <w:keepNext/>
        <w:keepLines/>
        <w:rPr>
          <w:rFonts w:ascii="Century Schoolbook" w:hAnsi="Century Schoolbook"/>
          <w:sz w:val="24"/>
          <w:szCs w:val="24"/>
        </w:rPr>
      </w:pPr>
    </w:p>
    <w:p w14:paraId="11BE7160" w14:textId="46BA6CD5"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52102D64" w14:textId="77777777" w:rsidR="00214ACC" w:rsidRPr="00214ACC" w:rsidRDefault="00214ACC" w:rsidP="00214ACC">
      <w:pPr>
        <w:keepNext/>
        <w:keepLines/>
        <w:rPr>
          <w:rFonts w:ascii="Century Schoolbook" w:hAnsi="Century Schoolbook"/>
          <w:sz w:val="24"/>
          <w:szCs w:val="24"/>
        </w:rPr>
      </w:pPr>
    </w:p>
    <w:p w14:paraId="51AA340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099B2DE4"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213C3788" w14:textId="77777777" w:rsidR="00214ACC" w:rsidRPr="00214ACC" w:rsidRDefault="00214ACC" w:rsidP="00214ACC">
      <w:pPr>
        <w:keepNext/>
        <w:keepLines/>
        <w:rPr>
          <w:rFonts w:ascii="Century Schoolbook" w:hAnsi="Century Schoolbook"/>
          <w:sz w:val="24"/>
          <w:szCs w:val="24"/>
        </w:rPr>
      </w:pPr>
    </w:p>
    <w:p w14:paraId="1E2B1C9F"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76F5CCC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402245FA" w14:textId="77777777" w:rsidR="00214ACC" w:rsidRDefault="00214ACC" w:rsidP="00214ACC">
      <w:pPr>
        <w:rPr>
          <w:rFonts w:ascii="Century Schoolbook" w:hAnsi="Century Schoolbook"/>
        </w:rPr>
      </w:pPr>
    </w:p>
    <w:p w14:paraId="136F2DB3" w14:textId="77777777" w:rsidR="002D5848" w:rsidRDefault="002D5848">
      <w:pPr>
        <w:rPr>
          <w:rFonts w:ascii="Century Schoolbook" w:hAnsi="Century Schoolbook"/>
          <w:sz w:val="24"/>
          <w:szCs w:val="24"/>
        </w:rPr>
      </w:pPr>
      <w:r>
        <w:rPr>
          <w:rFonts w:ascii="Century Schoolbook" w:hAnsi="Century Schoolbook"/>
          <w:sz w:val="24"/>
          <w:szCs w:val="24"/>
        </w:rPr>
        <w:br w:type="page"/>
      </w:r>
    </w:p>
    <w:p w14:paraId="32F2153C" w14:textId="0A705B6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0C256D40" w14:textId="77777777" w:rsidR="002D5848" w:rsidRPr="00214ACC" w:rsidRDefault="002D5848" w:rsidP="002D5848">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12DCEA8C"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401EBC79" w14:textId="77777777" w:rsidR="002D5848" w:rsidRPr="00214ACC" w:rsidRDefault="002D5848" w:rsidP="002D5848">
      <w:pPr>
        <w:keepNext/>
        <w:keepLines/>
        <w:rPr>
          <w:rFonts w:ascii="Century Schoolbook" w:hAnsi="Century Schoolbook"/>
          <w:sz w:val="24"/>
          <w:szCs w:val="24"/>
        </w:rPr>
      </w:pPr>
    </w:p>
    <w:p w14:paraId="76314FF6" w14:textId="0141DE2B" w:rsidR="002D5848" w:rsidRPr="00214ACC" w:rsidRDefault="002D5848" w:rsidP="002D5848">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Pr>
          <w:rFonts w:ascii="Century Schoolbook" w:hAnsi="Century Schoolbook"/>
          <w:b/>
          <w:bCs/>
          <w:sz w:val="24"/>
          <w:szCs w:val="24"/>
        </w:rPr>
        <w:t>Hannah</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p>
    <w:p w14:paraId="5CD580AF" w14:textId="77777777" w:rsidR="002D5848" w:rsidRPr="00214ACC" w:rsidRDefault="002D5848" w:rsidP="002D5848">
      <w:pPr>
        <w:keepNext/>
        <w:keepLines/>
        <w:rPr>
          <w:rFonts w:ascii="Century Schoolbook" w:hAnsi="Century Schoolbook"/>
          <w:sz w:val="24"/>
          <w:szCs w:val="24"/>
        </w:rPr>
      </w:pPr>
    </w:p>
    <w:p w14:paraId="05B69E35"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49E0088E" w14:textId="77777777" w:rsidR="002D5848" w:rsidRPr="00214ACC" w:rsidRDefault="002D5848" w:rsidP="002D5848">
      <w:pPr>
        <w:keepNext/>
        <w:keepLines/>
        <w:rPr>
          <w:rFonts w:ascii="Century Schoolbook" w:hAnsi="Century Schoolbook"/>
          <w:sz w:val="24"/>
          <w:szCs w:val="24"/>
        </w:rPr>
      </w:pPr>
    </w:p>
    <w:p w14:paraId="32B51D5B"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693409DE"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0C6B7360" w14:textId="77777777" w:rsidR="002D5848" w:rsidRPr="00214ACC" w:rsidRDefault="002D5848" w:rsidP="002D5848">
      <w:pPr>
        <w:keepNext/>
        <w:keepLines/>
        <w:rPr>
          <w:rFonts w:ascii="Century Schoolbook" w:hAnsi="Century Schoolbook"/>
          <w:sz w:val="24"/>
          <w:szCs w:val="24"/>
        </w:rPr>
      </w:pPr>
    </w:p>
    <w:p w14:paraId="1135E8AB"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5C2BA3D6"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4D6C59AE" w14:textId="77777777" w:rsidR="002D5848" w:rsidRDefault="002D5848" w:rsidP="00214ACC">
      <w:pPr>
        <w:rPr>
          <w:rFonts w:ascii="Century Schoolbook" w:hAnsi="Century Schoolbook"/>
        </w:rPr>
      </w:pPr>
    </w:p>
    <w:p w14:paraId="68D48DD0" w14:textId="77777777" w:rsidR="002D5848" w:rsidRDefault="002D5848" w:rsidP="002D5848">
      <w:pPr>
        <w:keepNext/>
        <w:keepLines/>
        <w:rPr>
          <w:rFonts w:ascii="Century Schoolbook" w:hAnsi="Century Schoolbook"/>
          <w:sz w:val="24"/>
          <w:szCs w:val="24"/>
        </w:rPr>
      </w:pPr>
    </w:p>
    <w:p w14:paraId="5A4CC2D3" w14:textId="1E9C2F70"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4DDB0E70" w14:textId="77777777" w:rsidR="002D5848" w:rsidRPr="00214ACC" w:rsidRDefault="002D5848" w:rsidP="002D5848">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67C5CD34"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2A5E4106" w14:textId="77777777" w:rsidR="002D5848" w:rsidRPr="00214ACC" w:rsidRDefault="002D5848" w:rsidP="002D5848">
      <w:pPr>
        <w:keepNext/>
        <w:keepLines/>
        <w:rPr>
          <w:rFonts w:ascii="Century Schoolbook" w:hAnsi="Century Schoolbook"/>
          <w:sz w:val="24"/>
          <w:szCs w:val="24"/>
        </w:rPr>
      </w:pPr>
    </w:p>
    <w:p w14:paraId="7CF143B1" w14:textId="1A94F872" w:rsidR="002D5848" w:rsidRPr="00214ACC" w:rsidRDefault="002D5848" w:rsidP="002D5848">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0017225C">
        <w:rPr>
          <w:rFonts w:ascii="Century Schoolbook" w:hAnsi="Century Schoolbook"/>
          <w:sz w:val="24"/>
          <w:szCs w:val="24"/>
        </w:rPr>
        <w:t xml:space="preserve">Derrick Hasenour, parent and legal guardian of </w:t>
      </w:r>
      <w:r>
        <w:rPr>
          <w:rFonts w:ascii="Century Schoolbook" w:hAnsi="Century Schoolbook"/>
          <w:b/>
          <w:bCs/>
          <w:sz w:val="24"/>
          <w:szCs w:val="24"/>
        </w:rPr>
        <w:t>Lilly</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w:t>
      </w:r>
      <w:r w:rsidR="0017225C">
        <w:rPr>
          <w:rFonts w:ascii="Century Schoolbook" w:hAnsi="Century Schoolbook"/>
          <w:sz w:val="24"/>
          <w:szCs w:val="24"/>
        </w:rPr>
        <w:t xml:space="preserve"> minor, </w:t>
      </w:r>
      <w:r w:rsidRPr="00214ACC">
        <w:rPr>
          <w:rFonts w:ascii="Century Schoolbook" w:hAnsi="Century Schoolbook"/>
          <w:sz w:val="24"/>
          <w:szCs w:val="24"/>
        </w:rPr>
        <w:t xml:space="preserve">who acknowledged execution of the foregoing </w:t>
      </w:r>
      <w:proofErr w:type="gramStart"/>
      <w:r w:rsidRPr="00214ACC">
        <w:rPr>
          <w:rFonts w:ascii="Century Schoolbook" w:hAnsi="Century Schoolbook"/>
          <w:sz w:val="24"/>
          <w:szCs w:val="24"/>
        </w:rPr>
        <w:t>instrument  and</w:t>
      </w:r>
      <w:proofErr w:type="gramEnd"/>
      <w:r w:rsidRPr="00214ACC">
        <w:rPr>
          <w:rFonts w:ascii="Century Schoolbook" w:hAnsi="Century Schoolbook"/>
          <w:sz w:val="24"/>
          <w:szCs w:val="24"/>
        </w:rPr>
        <w:t xml:space="preserve"> who, having been duly sworn, stated that the </w:t>
      </w:r>
      <w:proofErr w:type="gramStart"/>
      <w:r w:rsidRPr="00214ACC">
        <w:rPr>
          <w:rFonts w:ascii="Century Schoolbook" w:hAnsi="Century Schoolbook"/>
          <w:sz w:val="24"/>
          <w:szCs w:val="24"/>
        </w:rPr>
        <w:t>representations therein</w:t>
      </w:r>
      <w:proofErr w:type="gramEnd"/>
      <w:r w:rsidRPr="00214ACC">
        <w:rPr>
          <w:rFonts w:ascii="Century Schoolbook" w:hAnsi="Century Schoolbook"/>
          <w:sz w:val="24"/>
          <w:szCs w:val="24"/>
        </w:rPr>
        <w:t xml:space="preserve"> contained are true.</w:t>
      </w:r>
    </w:p>
    <w:p w14:paraId="4EBEC633" w14:textId="77777777" w:rsidR="002D5848" w:rsidRPr="00214ACC" w:rsidRDefault="002D5848" w:rsidP="002D5848">
      <w:pPr>
        <w:keepNext/>
        <w:keepLines/>
        <w:rPr>
          <w:rFonts w:ascii="Century Schoolbook" w:hAnsi="Century Schoolbook"/>
          <w:sz w:val="24"/>
          <w:szCs w:val="24"/>
        </w:rPr>
      </w:pPr>
    </w:p>
    <w:p w14:paraId="07C677C2"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63ED1029" w14:textId="77777777" w:rsidR="002D5848" w:rsidRPr="00214ACC" w:rsidRDefault="002D5848" w:rsidP="002D5848">
      <w:pPr>
        <w:keepNext/>
        <w:keepLines/>
        <w:rPr>
          <w:rFonts w:ascii="Century Schoolbook" w:hAnsi="Century Schoolbook"/>
          <w:sz w:val="24"/>
          <w:szCs w:val="24"/>
        </w:rPr>
      </w:pPr>
    </w:p>
    <w:p w14:paraId="1891E810"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30806842"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492C7987" w14:textId="77777777" w:rsidR="002D5848" w:rsidRPr="00214ACC" w:rsidRDefault="002D5848" w:rsidP="002D5848">
      <w:pPr>
        <w:keepNext/>
        <w:keepLines/>
        <w:rPr>
          <w:rFonts w:ascii="Century Schoolbook" w:hAnsi="Century Schoolbook"/>
          <w:sz w:val="24"/>
          <w:szCs w:val="24"/>
        </w:rPr>
      </w:pPr>
    </w:p>
    <w:p w14:paraId="4A3F09CF"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6F6814E6"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36C375B5" w14:textId="77777777" w:rsidR="002D5848" w:rsidRDefault="002D5848">
      <w:pPr>
        <w:rPr>
          <w:rFonts w:ascii="Century Schoolbook" w:hAnsi="Century Schoolbook"/>
          <w:sz w:val="24"/>
          <w:szCs w:val="24"/>
        </w:rPr>
      </w:pPr>
      <w:r>
        <w:rPr>
          <w:rFonts w:ascii="Century Schoolbook" w:hAnsi="Century Schoolbook"/>
          <w:sz w:val="24"/>
          <w:szCs w:val="24"/>
        </w:rPr>
        <w:br w:type="page"/>
      </w:r>
    </w:p>
    <w:p w14:paraId="7F58942E" w14:textId="79C2870A"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0439B5CE" w14:textId="77777777" w:rsidR="002D5848" w:rsidRPr="00214ACC" w:rsidRDefault="002D5848" w:rsidP="002D5848">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35005483"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68B6F3AA" w14:textId="77777777" w:rsidR="002D5848" w:rsidRPr="00214ACC" w:rsidRDefault="002D5848" w:rsidP="002D5848">
      <w:pPr>
        <w:keepNext/>
        <w:keepLines/>
        <w:rPr>
          <w:rFonts w:ascii="Century Schoolbook" w:hAnsi="Century Schoolbook"/>
          <w:sz w:val="24"/>
          <w:szCs w:val="24"/>
        </w:rPr>
      </w:pPr>
    </w:p>
    <w:p w14:paraId="4DAEA4F0" w14:textId="600BE0D0" w:rsidR="002D5848" w:rsidRPr="00214ACC" w:rsidRDefault="002D5848" w:rsidP="002D5848">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0017225C">
        <w:rPr>
          <w:rFonts w:ascii="Century Schoolbook" w:hAnsi="Century Schoolbook"/>
          <w:sz w:val="24"/>
          <w:szCs w:val="24"/>
        </w:rPr>
        <w:t>Derrick Hasenour, parent and legal guardian of</w:t>
      </w:r>
      <w:r w:rsidR="0017225C">
        <w:rPr>
          <w:rFonts w:ascii="Century Schoolbook" w:hAnsi="Century Schoolbook"/>
          <w:b/>
          <w:bCs/>
          <w:sz w:val="24"/>
          <w:szCs w:val="24"/>
        </w:rPr>
        <w:t xml:space="preserve"> </w:t>
      </w:r>
      <w:r>
        <w:rPr>
          <w:rFonts w:ascii="Century Schoolbook" w:hAnsi="Century Schoolbook"/>
          <w:b/>
          <w:bCs/>
          <w:sz w:val="24"/>
          <w:szCs w:val="24"/>
        </w:rPr>
        <w:t>Asher</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w:t>
      </w:r>
      <w:r w:rsidR="0017225C">
        <w:rPr>
          <w:rFonts w:ascii="Century Schoolbook" w:hAnsi="Century Schoolbook"/>
          <w:sz w:val="24"/>
          <w:szCs w:val="24"/>
        </w:rPr>
        <w:t xml:space="preserve"> minor, </w:t>
      </w:r>
      <w:r w:rsidRPr="00214ACC">
        <w:rPr>
          <w:rFonts w:ascii="Century Schoolbook" w:hAnsi="Century Schoolbook"/>
          <w:sz w:val="24"/>
          <w:szCs w:val="24"/>
        </w:rPr>
        <w:t>, who acknowledged execution of the foregoing instrument  and who, having been duly sworn, stated that the representations therein contained are true.</w:t>
      </w:r>
    </w:p>
    <w:p w14:paraId="3FFA5F68" w14:textId="77777777" w:rsidR="002D5848" w:rsidRPr="00214ACC" w:rsidRDefault="002D5848" w:rsidP="002D5848">
      <w:pPr>
        <w:keepNext/>
        <w:keepLines/>
        <w:rPr>
          <w:rFonts w:ascii="Century Schoolbook" w:hAnsi="Century Schoolbook"/>
          <w:sz w:val="24"/>
          <w:szCs w:val="24"/>
        </w:rPr>
      </w:pPr>
    </w:p>
    <w:p w14:paraId="032AF8EB"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229C0493" w14:textId="77777777" w:rsidR="002D5848" w:rsidRPr="00214ACC" w:rsidRDefault="002D5848" w:rsidP="002D5848">
      <w:pPr>
        <w:keepNext/>
        <w:keepLines/>
        <w:rPr>
          <w:rFonts w:ascii="Century Schoolbook" w:hAnsi="Century Schoolbook"/>
          <w:sz w:val="24"/>
          <w:szCs w:val="24"/>
        </w:rPr>
      </w:pPr>
    </w:p>
    <w:p w14:paraId="56682D88"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75A798BD"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399B7ECD" w14:textId="77777777" w:rsidR="002D5848" w:rsidRPr="00214ACC" w:rsidRDefault="002D5848" w:rsidP="002D5848">
      <w:pPr>
        <w:keepNext/>
        <w:keepLines/>
        <w:rPr>
          <w:rFonts w:ascii="Century Schoolbook" w:hAnsi="Century Schoolbook"/>
          <w:sz w:val="24"/>
          <w:szCs w:val="24"/>
        </w:rPr>
      </w:pPr>
    </w:p>
    <w:p w14:paraId="1D5C46EE"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7819E4BC"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601AA994" w14:textId="77777777" w:rsidR="00603400" w:rsidRDefault="00603400" w:rsidP="00214ACC">
      <w:pPr>
        <w:rPr>
          <w:rFonts w:ascii="Century Schoolbook" w:hAnsi="Century Schoolbook"/>
          <w:sz w:val="24"/>
          <w:szCs w:val="24"/>
        </w:rPr>
      </w:pPr>
    </w:p>
    <w:p w14:paraId="0C23BCBC" w14:textId="5CDB3204" w:rsidR="00B11F55" w:rsidRPr="00603400" w:rsidRDefault="00000000" w:rsidP="00214ACC">
      <w:pPr>
        <w:rPr>
          <w:rFonts w:ascii="Century Schoolbook" w:hAnsi="Century Schoolbook"/>
          <w:i/>
          <w:iCs/>
          <w:sz w:val="24"/>
          <w:szCs w:val="24"/>
        </w:rPr>
      </w:pPr>
      <w:r w:rsidRPr="00603400">
        <w:rPr>
          <w:rFonts w:ascii="Century Schoolbook" w:hAnsi="Century Schoolbook"/>
          <w:i/>
          <w:iCs/>
          <w:sz w:val="24"/>
          <w:szCs w:val="24"/>
        </w:rPr>
        <w:t>I affirm, under the penalties of perjury, that I have taken reasonable care to redact each Social Security number in this document, unless required by law. Pamela J. Hensler</w:t>
      </w:r>
      <w:r w:rsidR="00603400" w:rsidRPr="00603400">
        <w:rPr>
          <w:rFonts w:ascii="Century Schoolbook" w:hAnsi="Century Schoolbook"/>
          <w:i/>
          <w:iCs/>
          <w:sz w:val="24"/>
          <w:szCs w:val="24"/>
        </w:rPr>
        <w:t>.</w:t>
      </w:r>
    </w:p>
    <w:p w14:paraId="32E02AEA" w14:textId="77777777" w:rsidR="00603400" w:rsidRPr="00603400" w:rsidRDefault="00603400">
      <w:pPr>
        <w:spacing w:after="200"/>
        <w:jc w:val="both"/>
        <w:rPr>
          <w:rFonts w:ascii="Century Schoolbook" w:hAnsi="Century Schoolbook"/>
          <w:i/>
          <w:iCs/>
          <w:sz w:val="24"/>
          <w:szCs w:val="24"/>
        </w:rPr>
      </w:pPr>
    </w:p>
    <w:p w14:paraId="3A901EBA" w14:textId="1816845A" w:rsidR="00B11F55" w:rsidRPr="00603400" w:rsidRDefault="00000000">
      <w:pPr>
        <w:spacing w:after="200"/>
        <w:jc w:val="both"/>
        <w:rPr>
          <w:rFonts w:ascii="Century Schoolbook" w:hAnsi="Century Schoolbook"/>
          <w:i/>
          <w:iCs/>
          <w:sz w:val="24"/>
          <w:szCs w:val="24"/>
        </w:rPr>
      </w:pPr>
      <w:r w:rsidRPr="00603400">
        <w:rPr>
          <w:rFonts w:ascii="Century Schoolbook" w:hAnsi="Century Schoolbook"/>
          <w:i/>
          <w:iCs/>
          <w:sz w:val="24"/>
          <w:szCs w:val="24"/>
        </w:rPr>
        <w:t xml:space="preserve">This instrument </w:t>
      </w:r>
      <w:proofErr w:type="gramStart"/>
      <w:r w:rsidRPr="00603400">
        <w:rPr>
          <w:rFonts w:ascii="Century Schoolbook" w:hAnsi="Century Schoolbook"/>
          <w:i/>
          <w:iCs/>
          <w:sz w:val="24"/>
          <w:szCs w:val="24"/>
        </w:rPr>
        <w:t>prepared</w:t>
      </w:r>
      <w:proofErr w:type="gramEnd"/>
      <w:r w:rsidRPr="00603400">
        <w:rPr>
          <w:rFonts w:ascii="Century Schoolbook" w:hAnsi="Century Schoolbook"/>
          <w:i/>
          <w:iCs/>
          <w:sz w:val="24"/>
          <w:szCs w:val="24"/>
        </w:rPr>
        <w:t xml:space="preserve"> by Pamela J. Hensler, Mallor Grodner</w:t>
      </w:r>
      <w:r w:rsidR="00214ACC" w:rsidRPr="00603400">
        <w:rPr>
          <w:rFonts w:ascii="Century Schoolbook" w:hAnsi="Century Schoolbook"/>
          <w:i/>
          <w:iCs/>
          <w:sz w:val="24"/>
          <w:szCs w:val="24"/>
        </w:rPr>
        <w:t xml:space="preserve"> Plummer</w:t>
      </w:r>
      <w:r w:rsidRPr="00603400">
        <w:rPr>
          <w:rFonts w:ascii="Century Schoolbook" w:hAnsi="Century Schoolbook"/>
          <w:i/>
          <w:iCs/>
          <w:sz w:val="24"/>
          <w:szCs w:val="24"/>
        </w:rPr>
        <w:t>, 511 S. Woodscrest Drive, Bloomington, IN 47401.</w:t>
      </w:r>
    </w:p>
    <w:p w14:paraId="48AB254E" w14:textId="77777777" w:rsidR="00B11F55" w:rsidRPr="006C1E4E" w:rsidRDefault="00000000">
      <w:pPr>
        <w:rPr>
          <w:rFonts w:ascii="Century Schoolbook" w:hAnsi="Century Schoolbook"/>
          <w:sz w:val="24"/>
          <w:szCs w:val="24"/>
        </w:rPr>
      </w:pPr>
      <w:r w:rsidRPr="006C1E4E">
        <w:rPr>
          <w:rFonts w:ascii="Century Schoolbook" w:hAnsi="Century Schoolbook"/>
          <w:sz w:val="24"/>
          <w:szCs w:val="24"/>
        </w:rPr>
        <w:br w:type="page"/>
      </w:r>
    </w:p>
    <w:p w14:paraId="68C30B95" w14:textId="67D3827B" w:rsidR="00B11F55" w:rsidRPr="00B57EC6" w:rsidRDefault="00000000">
      <w:pPr>
        <w:spacing w:after="200"/>
        <w:jc w:val="center"/>
        <w:rPr>
          <w:rFonts w:ascii="Century Schoolbook" w:hAnsi="Century Schoolbook"/>
          <w:sz w:val="24"/>
          <w:szCs w:val="24"/>
        </w:rPr>
      </w:pPr>
      <w:r w:rsidRPr="00B57EC6">
        <w:rPr>
          <w:rFonts w:ascii="Century Schoolbook" w:hAnsi="Century Schoolbook"/>
          <w:b/>
          <w:bCs/>
          <w:sz w:val="24"/>
          <w:szCs w:val="24"/>
        </w:rPr>
        <w:lastRenderedPageBreak/>
        <w:t xml:space="preserve">EXHIBIT </w:t>
      </w:r>
      <w:r w:rsidR="00C320FB" w:rsidRPr="00B57EC6">
        <w:rPr>
          <w:rFonts w:ascii="Century Schoolbook" w:hAnsi="Century Schoolbook"/>
          <w:b/>
          <w:bCs/>
          <w:sz w:val="24"/>
          <w:szCs w:val="24"/>
        </w:rPr>
        <w:t>1</w:t>
      </w:r>
    </w:p>
    <w:p w14:paraId="1DA042B3" w14:textId="77777777" w:rsidR="00B11F55" w:rsidRPr="00B57EC6" w:rsidRDefault="00000000">
      <w:pPr>
        <w:spacing w:after="300"/>
        <w:jc w:val="center"/>
        <w:rPr>
          <w:rFonts w:ascii="Century Schoolbook" w:hAnsi="Century Schoolbook"/>
          <w:sz w:val="24"/>
          <w:szCs w:val="24"/>
        </w:rPr>
      </w:pPr>
      <w:r w:rsidRPr="00B57EC6">
        <w:rPr>
          <w:rFonts w:ascii="Century Schoolbook" w:hAnsi="Century Schoolbook"/>
          <w:b/>
          <w:bCs/>
          <w:sz w:val="24"/>
          <w:szCs w:val="24"/>
          <w:u w:val="single"/>
        </w:rPr>
        <w:t>Legal Description of the Property (5306 State Road 144)</w:t>
      </w:r>
    </w:p>
    <w:p w14:paraId="3811E69A" w14:textId="2B550139" w:rsidR="004D3FD0" w:rsidRPr="00B57EC6" w:rsidRDefault="004D3FD0" w:rsidP="004D3FD0">
      <w:pPr>
        <w:rPr>
          <w:rFonts w:ascii="Century Schoolbook" w:hAnsi="Century Schoolbook"/>
          <w:sz w:val="24"/>
          <w:szCs w:val="24"/>
        </w:rPr>
      </w:pPr>
      <w:r w:rsidRPr="00B57EC6">
        <w:rPr>
          <w:rFonts w:ascii="Century Schoolbook" w:hAnsi="Century Schoolbook"/>
          <w:sz w:val="24"/>
          <w:szCs w:val="24"/>
        </w:rPr>
        <w:t xml:space="preserve">Lot Numbered 2 in Wellington Minor Plat a subdivision in, </w:t>
      </w:r>
      <w:proofErr w:type="gramStart"/>
      <w:r w:rsidRPr="00B57EC6">
        <w:rPr>
          <w:rFonts w:ascii="Century Schoolbook" w:hAnsi="Century Schoolbook"/>
          <w:sz w:val="24"/>
          <w:szCs w:val="24"/>
        </w:rPr>
        <w:t>an</w:t>
      </w:r>
      <w:proofErr w:type="gramEnd"/>
      <w:r w:rsidRPr="00B57EC6">
        <w:rPr>
          <w:rFonts w:ascii="Century Schoolbook" w:hAnsi="Century Schoolbook"/>
          <w:sz w:val="24"/>
          <w:szCs w:val="24"/>
        </w:rPr>
        <w:t xml:space="preserve"> addition to the White River Township as recorded in Plat Cabinet E, pages 4A and B and Scrivener’s Error Affidavit recorded as Instrument Number 2011-015448 in the Office of the Recorder of Johnson County, Indiana.</w:t>
      </w:r>
    </w:p>
    <w:p w14:paraId="20CA700F" w14:textId="77777777" w:rsidR="004D3FD0" w:rsidRPr="00B57EC6" w:rsidRDefault="004D3FD0" w:rsidP="004D3FD0">
      <w:pPr>
        <w:rPr>
          <w:rFonts w:ascii="Century Schoolbook" w:hAnsi="Century Schoolbook"/>
          <w:sz w:val="24"/>
          <w:szCs w:val="24"/>
        </w:rPr>
      </w:pPr>
    </w:p>
    <w:p w14:paraId="21C876C4" w14:textId="77777777" w:rsidR="004D3FD0" w:rsidRPr="00B57EC6" w:rsidRDefault="004D3FD0" w:rsidP="004D3FD0">
      <w:pPr>
        <w:spacing w:after="200"/>
        <w:jc w:val="both"/>
        <w:rPr>
          <w:rFonts w:ascii="Century Schoolbook" w:hAnsi="Century Schoolbook"/>
          <w:sz w:val="24"/>
          <w:szCs w:val="24"/>
        </w:rPr>
      </w:pPr>
      <w:r w:rsidRPr="00B57EC6">
        <w:rPr>
          <w:rFonts w:ascii="Century Schoolbook" w:hAnsi="Century Schoolbook"/>
          <w:sz w:val="24"/>
          <w:szCs w:val="24"/>
        </w:rPr>
        <w:t>Excepting therefrom: A part of the Wellington Minor Subdivision recorded in Plat Cabinet E, Slide 4 in the Office of the Recorder of Johnson County, Indiana being more particularly described as follows:</w:t>
      </w:r>
    </w:p>
    <w:p w14:paraId="2281085C" w14:textId="77777777" w:rsidR="004D3FD0" w:rsidRPr="00B57EC6" w:rsidRDefault="004D3FD0" w:rsidP="004D3FD0">
      <w:pPr>
        <w:spacing w:after="200"/>
        <w:jc w:val="both"/>
        <w:rPr>
          <w:rFonts w:ascii="Century Schoolbook" w:hAnsi="Century Schoolbook"/>
          <w:sz w:val="24"/>
          <w:szCs w:val="24"/>
        </w:rPr>
      </w:pPr>
      <w:r w:rsidRPr="00B57EC6">
        <w:rPr>
          <w:rFonts w:ascii="Century Schoolbook" w:hAnsi="Century Schoolbook"/>
          <w:sz w:val="24"/>
          <w:szCs w:val="24"/>
        </w:rPr>
        <w:t>Commencing at the Southwest corner of said Wellington Minor Subdivision; thence along the West line thereof, North 00 degrees 03 minutes 39 seconds West 1131.64 feet to a concrete monument; thence along said West line, North 39 degrees 36 minutes 48 seconds West 207.05 feet to the Point of Beginning; thence along said West line, North 39 degrees 36 minutes 48 seconds West 107.10 feet; thence South 83 degrees 10 minutes 29 seconds East 77.61 feet; thence South 06 degrees 49 minutes 31 seconds West 73.81 feet to the Point of Beginning, containing 0.066 acres, more or less.</w:t>
      </w:r>
    </w:p>
    <w:p w14:paraId="4B2A6C04" w14:textId="77777777" w:rsidR="004D3FD0" w:rsidRPr="00B57EC6" w:rsidRDefault="004D3FD0" w:rsidP="004D3FD0">
      <w:pPr>
        <w:spacing w:after="200"/>
        <w:jc w:val="both"/>
        <w:rPr>
          <w:rFonts w:ascii="Century Schoolbook" w:hAnsi="Century Schoolbook"/>
          <w:sz w:val="24"/>
          <w:szCs w:val="24"/>
        </w:rPr>
      </w:pPr>
      <w:r w:rsidRPr="00B57EC6">
        <w:rPr>
          <w:rFonts w:ascii="Century Schoolbook" w:hAnsi="Century Schoolbook"/>
          <w:sz w:val="24"/>
          <w:szCs w:val="24"/>
        </w:rPr>
        <w:t>Parcel No. 41-04-21-043-032.001-054.</w:t>
      </w:r>
    </w:p>
    <w:p w14:paraId="357EB0F1" w14:textId="6ECBFEEF" w:rsidR="004D3FD0" w:rsidRPr="00B57EC6" w:rsidRDefault="004D3FD0" w:rsidP="004D3FD0">
      <w:pPr>
        <w:spacing w:after="240"/>
        <w:jc w:val="both"/>
        <w:rPr>
          <w:sz w:val="24"/>
          <w:szCs w:val="24"/>
        </w:rPr>
      </w:pPr>
    </w:p>
    <w:p w14:paraId="2498F0C7" w14:textId="77777777" w:rsidR="004D3FD0" w:rsidRPr="00B57EC6" w:rsidRDefault="004D3FD0">
      <w:pPr>
        <w:rPr>
          <w:rFonts w:ascii="Century Schoolbook" w:hAnsi="Century Schoolbook"/>
          <w:b/>
          <w:bCs/>
          <w:sz w:val="24"/>
          <w:szCs w:val="24"/>
        </w:rPr>
      </w:pPr>
      <w:r w:rsidRPr="00B57EC6">
        <w:rPr>
          <w:rFonts w:ascii="Century Schoolbook" w:hAnsi="Century Schoolbook"/>
          <w:b/>
          <w:bCs/>
          <w:sz w:val="24"/>
          <w:szCs w:val="24"/>
        </w:rPr>
        <w:br w:type="page"/>
      </w:r>
    </w:p>
    <w:p w14:paraId="77CF32FF" w14:textId="454DF665" w:rsidR="000A6D3C" w:rsidRPr="00B57EC6" w:rsidRDefault="000A6D3C" w:rsidP="000A6D3C">
      <w:pPr>
        <w:spacing w:after="200"/>
        <w:jc w:val="center"/>
        <w:rPr>
          <w:rFonts w:ascii="Century Schoolbook" w:hAnsi="Century Schoolbook"/>
          <w:sz w:val="24"/>
          <w:szCs w:val="24"/>
        </w:rPr>
      </w:pPr>
      <w:r w:rsidRPr="00B57EC6">
        <w:rPr>
          <w:rFonts w:ascii="Century Schoolbook" w:hAnsi="Century Schoolbook"/>
          <w:b/>
          <w:bCs/>
          <w:sz w:val="24"/>
          <w:szCs w:val="24"/>
        </w:rPr>
        <w:lastRenderedPageBreak/>
        <w:t>EXHIBIT 2</w:t>
      </w:r>
    </w:p>
    <w:p w14:paraId="62E45A18" w14:textId="22ACB52B" w:rsidR="000A6D3C" w:rsidRPr="00B57EC6" w:rsidRDefault="000A6D3C" w:rsidP="000A6D3C">
      <w:pPr>
        <w:spacing w:after="300"/>
        <w:jc w:val="center"/>
        <w:rPr>
          <w:rFonts w:ascii="Century Schoolbook" w:hAnsi="Century Schoolbook"/>
          <w:sz w:val="24"/>
          <w:szCs w:val="24"/>
          <w:u w:val="single"/>
        </w:rPr>
      </w:pPr>
      <w:r w:rsidRPr="00B57EC6">
        <w:rPr>
          <w:rFonts w:ascii="Century Schoolbook" w:hAnsi="Century Schoolbook"/>
          <w:b/>
          <w:bCs/>
          <w:sz w:val="24"/>
          <w:szCs w:val="24"/>
          <w:u w:val="single"/>
        </w:rPr>
        <w:t xml:space="preserve">Description of the Property </w:t>
      </w:r>
    </w:p>
    <w:p w14:paraId="28D5C97A" w14:textId="41F5754D" w:rsidR="008F0F01" w:rsidRPr="00B57EC6" w:rsidRDefault="00B57EC6" w:rsidP="000A6D3C">
      <w:pPr>
        <w:textAlignment w:val="baseline"/>
        <w:rPr>
          <w:rFonts w:ascii="Century Schoolbook" w:hAnsi="Century Schoolbook"/>
          <w:sz w:val="24"/>
          <w:szCs w:val="24"/>
        </w:rPr>
      </w:pPr>
      <w:r w:rsidRPr="00B57EC6">
        <w:rPr>
          <w:rFonts w:ascii="Century Schoolbook" w:hAnsi="Century Schoolbook"/>
          <w:sz w:val="24"/>
          <w:szCs w:val="24"/>
        </w:rPr>
        <w:t>Two (2) parcels of adjoining property consisting of a total of 11.96 acres located at 5204 W. Whiteland Road,  Greenwood, Indiana 46143 with the following parcel numbers</w:t>
      </w:r>
      <w:r>
        <w:rPr>
          <w:rFonts w:ascii="Century Schoolbook" w:hAnsi="Century Schoolbook"/>
          <w:sz w:val="24"/>
          <w:szCs w:val="24"/>
        </w:rPr>
        <w:t>:</w:t>
      </w:r>
    </w:p>
    <w:p w14:paraId="6CCB8E50" w14:textId="77777777" w:rsidR="008F0F01" w:rsidRPr="00B57EC6" w:rsidRDefault="008F0F01" w:rsidP="000A6D3C">
      <w:pPr>
        <w:textAlignment w:val="baseline"/>
        <w:rPr>
          <w:rFonts w:ascii="Century Schoolbook" w:hAnsi="Century Schoolbook"/>
          <w:sz w:val="24"/>
          <w:szCs w:val="24"/>
        </w:rPr>
      </w:pPr>
    </w:p>
    <w:p w14:paraId="78516832" w14:textId="4AFF2327" w:rsidR="00C34D35" w:rsidRPr="002F7594" w:rsidRDefault="00C34D35" w:rsidP="00B57EC6">
      <w:pPr>
        <w:ind w:firstLine="720"/>
        <w:textAlignment w:val="baseline"/>
        <w:rPr>
          <w:rFonts w:ascii="Century Schoolbook" w:hAnsi="Century Schoolbook"/>
          <w:sz w:val="24"/>
          <w:szCs w:val="24"/>
          <w:lang w:val="pt-BR"/>
          <w:rPrChange w:id="12" w:author="Garrett Lawton" w:date="2026-08-04T13:24:00Z" w16du:dateUtc="2026-08-04T17:24:00Z">
            <w:rPr>
              <w:rFonts w:ascii="Century Schoolbook" w:hAnsi="Century Schoolbook"/>
              <w:sz w:val="24"/>
              <w:szCs w:val="24"/>
            </w:rPr>
          </w:rPrChange>
        </w:rPr>
      </w:pPr>
      <w:r w:rsidRPr="002F7594">
        <w:rPr>
          <w:rFonts w:ascii="Century Schoolbook" w:hAnsi="Century Schoolbook"/>
          <w:sz w:val="24"/>
          <w:szCs w:val="24"/>
          <w:lang w:val="pt-BR"/>
          <w:rPrChange w:id="13" w:author="Garrett Lawton" w:date="2026-08-04T13:24:00Z" w16du:dateUtc="2026-08-04T17:24:00Z">
            <w:rPr>
              <w:rFonts w:ascii="Century Schoolbook" w:hAnsi="Century Schoolbook"/>
              <w:sz w:val="24"/>
              <w:szCs w:val="24"/>
            </w:rPr>
          </w:rPrChange>
        </w:rPr>
        <w:t>Parcel No.</w:t>
      </w:r>
      <w:r w:rsidR="00517E6D" w:rsidRPr="002F7594">
        <w:rPr>
          <w:rFonts w:ascii="Century Schoolbook" w:hAnsi="Century Schoolbook"/>
          <w:sz w:val="24"/>
          <w:szCs w:val="24"/>
          <w:lang w:val="pt-BR"/>
          <w:rPrChange w:id="14" w:author="Garrett Lawton" w:date="2026-08-04T13:24:00Z" w16du:dateUtc="2026-08-04T17:24:00Z">
            <w:rPr>
              <w:rFonts w:ascii="Century Schoolbook" w:hAnsi="Century Schoolbook"/>
              <w:sz w:val="24"/>
              <w:szCs w:val="24"/>
            </w:rPr>
          </w:rPrChange>
        </w:rPr>
        <w:t xml:space="preserve"> 41-04-21-042-038.003-</w:t>
      </w:r>
      <w:proofErr w:type="gramStart"/>
      <w:r w:rsidR="00517E6D" w:rsidRPr="002F7594">
        <w:rPr>
          <w:rFonts w:ascii="Century Schoolbook" w:hAnsi="Century Schoolbook"/>
          <w:sz w:val="24"/>
          <w:szCs w:val="24"/>
          <w:lang w:val="pt-BR"/>
          <w:rPrChange w:id="15" w:author="Garrett Lawton" w:date="2026-08-04T13:24:00Z" w16du:dateUtc="2026-08-04T17:24:00Z">
            <w:rPr>
              <w:rFonts w:ascii="Century Schoolbook" w:hAnsi="Century Schoolbook"/>
              <w:sz w:val="24"/>
              <w:szCs w:val="24"/>
            </w:rPr>
          </w:rPrChange>
        </w:rPr>
        <w:t xml:space="preserve">054 </w:t>
      </w:r>
      <w:r w:rsidR="00B57EC6" w:rsidRPr="002F7594">
        <w:rPr>
          <w:rFonts w:ascii="Century Schoolbook" w:hAnsi="Century Schoolbook"/>
          <w:sz w:val="24"/>
          <w:szCs w:val="24"/>
          <w:lang w:val="pt-BR"/>
          <w:rPrChange w:id="16" w:author="Garrett Lawton" w:date="2026-08-04T13:24:00Z" w16du:dateUtc="2026-08-04T17:24:00Z">
            <w:rPr>
              <w:rFonts w:ascii="Century Schoolbook" w:hAnsi="Century Schoolbook"/>
              <w:sz w:val="24"/>
              <w:szCs w:val="24"/>
            </w:rPr>
          </w:rPrChange>
        </w:rPr>
        <w:t xml:space="preserve"> (</w:t>
      </w:r>
      <w:proofErr w:type="gramEnd"/>
      <w:r w:rsidR="00B57EC6" w:rsidRPr="002F7594">
        <w:rPr>
          <w:rFonts w:ascii="Century Schoolbook" w:hAnsi="Century Schoolbook"/>
          <w:sz w:val="24"/>
          <w:szCs w:val="24"/>
          <w:lang w:val="pt-BR"/>
          <w:rPrChange w:id="17" w:author="Garrett Lawton" w:date="2026-08-04T13:24:00Z" w16du:dateUtc="2026-08-04T17:24:00Z">
            <w:rPr>
              <w:rFonts w:ascii="Century Schoolbook" w:hAnsi="Century Schoolbook"/>
              <w:sz w:val="24"/>
              <w:szCs w:val="24"/>
            </w:rPr>
          </w:rPrChange>
        </w:rPr>
        <w:t>7.35 acres)</w:t>
      </w:r>
    </w:p>
    <w:p w14:paraId="12C4AA83" w14:textId="7D462915" w:rsidR="00C34D35" w:rsidRPr="002F7594" w:rsidRDefault="000A6D3C" w:rsidP="00B57EC6">
      <w:pPr>
        <w:ind w:left="720"/>
        <w:textAlignment w:val="baseline"/>
        <w:rPr>
          <w:rFonts w:ascii="Century Schoolbook" w:hAnsi="Century Schoolbook"/>
          <w:sz w:val="24"/>
          <w:szCs w:val="24"/>
          <w:lang w:val="pt-BR"/>
          <w:rPrChange w:id="18" w:author="Garrett Lawton" w:date="2026-08-04T13:24:00Z" w16du:dateUtc="2026-08-04T17:24:00Z">
            <w:rPr>
              <w:rFonts w:ascii="Century Schoolbook" w:hAnsi="Century Schoolbook"/>
              <w:sz w:val="24"/>
              <w:szCs w:val="24"/>
            </w:rPr>
          </w:rPrChange>
        </w:rPr>
      </w:pPr>
      <w:r w:rsidRPr="002F7594">
        <w:rPr>
          <w:rFonts w:ascii="Century Schoolbook" w:hAnsi="Century Schoolbook"/>
          <w:sz w:val="24"/>
          <w:szCs w:val="24"/>
          <w:lang w:val="pt-BR"/>
          <w:rPrChange w:id="19" w:author="Garrett Lawton" w:date="2026-08-04T13:24:00Z" w16du:dateUtc="2026-08-04T17:24:00Z">
            <w:rPr>
              <w:rFonts w:ascii="Century Schoolbook" w:hAnsi="Century Schoolbook"/>
              <w:sz w:val="24"/>
              <w:szCs w:val="24"/>
            </w:rPr>
          </w:rPrChange>
        </w:rPr>
        <w:br/>
      </w:r>
      <w:r w:rsidR="00C34D35" w:rsidRPr="002F7594">
        <w:rPr>
          <w:rFonts w:ascii="Century Schoolbook" w:hAnsi="Century Schoolbook"/>
          <w:sz w:val="24"/>
          <w:szCs w:val="24"/>
          <w:lang w:val="pt-BR"/>
          <w:rPrChange w:id="20" w:author="Garrett Lawton" w:date="2026-08-04T13:24:00Z" w16du:dateUtc="2026-08-04T17:24:00Z">
            <w:rPr>
              <w:rFonts w:ascii="Century Schoolbook" w:hAnsi="Century Schoolbook"/>
              <w:sz w:val="24"/>
              <w:szCs w:val="24"/>
            </w:rPr>
          </w:rPrChange>
        </w:rPr>
        <w:t>Parcel No.</w:t>
      </w:r>
      <w:r w:rsidR="00517E6D" w:rsidRPr="002F7594">
        <w:rPr>
          <w:rFonts w:ascii="Century Schoolbook" w:hAnsi="Century Schoolbook"/>
          <w:sz w:val="24"/>
          <w:szCs w:val="24"/>
          <w:lang w:val="pt-BR"/>
          <w:rPrChange w:id="21" w:author="Garrett Lawton" w:date="2026-08-04T13:24:00Z" w16du:dateUtc="2026-08-04T17:24:00Z">
            <w:rPr>
              <w:rFonts w:ascii="Century Schoolbook" w:hAnsi="Century Schoolbook"/>
              <w:sz w:val="24"/>
              <w:szCs w:val="24"/>
            </w:rPr>
          </w:rPrChange>
        </w:rPr>
        <w:t xml:space="preserve"> 41-04-21-013-038.001-</w:t>
      </w:r>
      <w:proofErr w:type="gramStart"/>
      <w:r w:rsidR="00517E6D" w:rsidRPr="002F7594">
        <w:rPr>
          <w:rFonts w:ascii="Century Schoolbook" w:hAnsi="Century Schoolbook"/>
          <w:sz w:val="24"/>
          <w:szCs w:val="24"/>
          <w:lang w:val="pt-BR"/>
          <w:rPrChange w:id="22" w:author="Garrett Lawton" w:date="2026-08-04T13:24:00Z" w16du:dateUtc="2026-08-04T17:24:00Z">
            <w:rPr>
              <w:rFonts w:ascii="Century Schoolbook" w:hAnsi="Century Schoolbook"/>
              <w:sz w:val="24"/>
              <w:szCs w:val="24"/>
            </w:rPr>
          </w:rPrChange>
        </w:rPr>
        <w:t xml:space="preserve">054 </w:t>
      </w:r>
      <w:r w:rsidR="00B57EC6" w:rsidRPr="002F7594">
        <w:rPr>
          <w:rFonts w:ascii="Century Schoolbook" w:hAnsi="Century Schoolbook"/>
          <w:sz w:val="24"/>
          <w:szCs w:val="24"/>
          <w:lang w:val="pt-BR"/>
          <w:rPrChange w:id="23" w:author="Garrett Lawton" w:date="2026-08-04T13:24:00Z" w16du:dateUtc="2026-08-04T17:24:00Z">
            <w:rPr>
              <w:rFonts w:ascii="Century Schoolbook" w:hAnsi="Century Schoolbook"/>
              <w:sz w:val="24"/>
              <w:szCs w:val="24"/>
            </w:rPr>
          </w:rPrChange>
        </w:rPr>
        <w:t xml:space="preserve"> (</w:t>
      </w:r>
      <w:proofErr w:type="gramEnd"/>
      <w:r w:rsidR="00B57EC6" w:rsidRPr="002F7594">
        <w:rPr>
          <w:rFonts w:ascii="Century Schoolbook" w:hAnsi="Century Schoolbook"/>
          <w:sz w:val="24"/>
          <w:szCs w:val="24"/>
          <w:lang w:val="pt-BR"/>
          <w:rPrChange w:id="24" w:author="Garrett Lawton" w:date="2026-08-04T13:24:00Z" w16du:dateUtc="2026-08-04T17:24:00Z">
            <w:rPr>
              <w:rFonts w:ascii="Century Schoolbook" w:hAnsi="Century Schoolbook"/>
              <w:sz w:val="24"/>
              <w:szCs w:val="24"/>
            </w:rPr>
          </w:rPrChange>
        </w:rPr>
        <w:t>4.61 acres)</w:t>
      </w:r>
    </w:p>
    <w:p w14:paraId="6BF7F086" w14:textId="42BC7CA1" w:rsidR="001F3F9E" w:rsidRPr="002F7594" w:rsidRDefault="001F3F9E">
      <w:pPr>
        <w:rPr>
          <w:rFonts w:ascii="Century Schoolbook" w:hAnsi="Century Schoolbook"/>
          <w:b/>
          <w:bCs/>
          <w:lang w:val="pt-BR"/>
          <w:rPrChange w:id="25" w:author="Garrett Lawton" w:date="2026-08-04T13:24:00Z" w16du:dateUtc="2026-08-04T17:24:00Z">
            <w:rPr>
              <w:rFonts w:ascii="Century Schoolbook" w:hAnsi="Century Schoolbook"/>
              <w:b/>
              <w:bCs/>
            </w:rPr>
          </w:rPrChange>
        </w:rPr>
      </w:pPr>
    </w:p>
    <w:sectPr w:rsidR="001F3F9E" w:rsidRPr="002F7594" w:rsidSect="0046028A">
      <w:pgSz w:w="12240" w:h="15840"/>
      <w:pgMar w:top="1440" w:right="1440" w:bottom="1440" w:left="1440"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CC741" w14:textId="77777777" w:rsidR="009261D4" w:rsidRDefault="009261D4" w:rsidP="007110BD">
      <w:r>
        <w:separator/>
      </w:r>
    </w:p>
  </w:endnote>
  <w:endnote w:type="continuationSeparator" w:id="0">
    <w:p w14:paraId="472EB791" w14:textId="77777777" w:rsidR="009261D4" w:rsidRDefault="009261D4" w:rsidP="00711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312829"/>
      <w:docPartObj>
        <w:docPartGallery w:val="Page Numbers (Bottom of Page)"/>
        <w:docPartUnique/>
      </w:docPartObj>
    </w:sdtPr>
    <w:sdtEndPr>
      <w:rPr>
        <w:noProof/>
      </w:rPr>
    </w:sdtEndPr>
    <w:sdtContent>
      <w:p w14:paraId="76646CF8" w14:textId="2208AC77" w:rsidR="0046028A" w:rsidRDefault="004602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E6B2B6" w14:textId="77777777" w:rsidR="0046028A" w:rsidRDefault="004602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2D14A" w14:textId="77777777" w:rsidR="009261D4" w:rsidRDefault="009261D4" w:rsidP="007110BD">
      <w:r>
        <w:separator/>
      </w:r>
    </w:p>
  </w:footnote>
  <w:footnote w:type="continuationSeparator" w:id="0">
    <w:p w14:paraId="17F8B5E1" w14:textId="77777777" w:rsidR="009261D4" w:rsidRDefault="009261D4" w:rsidP="007110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A0522E8"/>
    <w:multiLevelType w:val="multilevel"/>
    <w:tmpl w:val="D35E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086566"/>
    <w:multiLevelType w:val="multilevel"/>
    <w:tmpl w:val="34C23E8C"/>
    <w:lvl w:ilvl="0">
      <w:start w:val="1"/>
      <w:numFmt w:val="decimal"/>
      <w:lvlText w:val="%1."/>
      <w:lvlJc w:val="left"/>
      <w:pPr>
        <w:ind w:left="720" w:hanging="360"/>
      </w:pPr>
      <w:rPr>
        <w:rFonts w:ascii="Century Schoolbook" w:hAnsi="Century Schoolbook"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42022AB"/>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88354BB"/>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0390803"/>
    <w:multiLevelType w:val="hybridMultilevel"/>
    <w:tmpl w:val="386E5654"/>
    <w:lvl w:ilvl="0" w:tplc="2A36BE92">
      <w:start w:val="1"/>
      <w:numFmt w:val="bullet"/>
      <w:lvlText w:val="●"/>
      <w:lvlJc w:val="left"/>
      <w:pPr>
        <w:ind w:left="720" w:hanging="360"/>
      </w:pPr>
    </w:lvl>
    <w:lvl w:ilvl="1" w:tplc="9A7AA052">
      <w:start w:val="1"/>
      <w:numFmt w:val="bullet"/>
      <w:lvlText w:val="○"/>
      <w:lvlJc w:val="left"/>
      <w:pPr>
        <w:ind w:left="1440" w:hanging="360"/>
      </w:pPr>
    </w:lvl>
    <w:lvl w:ilvl="2" w:tplc="F7869A8A">
      <w:start w:val="1"/>
      <w:numFmt w:val="bullet"/>
      <w:lvlText w:val="■"/>
      <w:lvlJc w:val="left"/>
      <w:pPr>
        <w:ind w:left="2160" w:hanging="360"/>
      </w:pPr>
    </w:lvl>
    <w:lvl w:ilvl="3" w:tplc="38324E14">
      <w:start w:val="1"/>
      <w:numFmt w:val="bullet"/>
      <w:lvlText w:val="●"/>
      <w:lvlJc w:val="left"/>
      <w:pPr>
        <w:ind w:left="2880" w:hanging="360"/>
      </w:pPr>
    </w:lvl>
    <w:lvl w:ilvl="4" w:tplc="CEA63480">
      <w:start w:val="1"/>
      <w:numFmt w:val="bullet"/>
      <w:lvlText w:val="○"/>
      <w:lvlJc w:val="left"/>
      <w:pPr>
        <w:ind w:left="3600" w:hanging="360"/>
      </w:pPr>
    </w:lvl>
    <w:lvl w:ilvl="5" w:tplc="6C9C07F0">
      <w:start w:val="1"/>
      <w:numFmt w:val="bullet"/>
      <w:lvlText w:val="■"/>
      <w:lvlJc w:val="left"/>
      <w:pPr>
        <w:ind w:left="4320" w:hanging="360"/>
      </w:pPr>
    </w:lvl>
    <w:lvl w:ilvl="6" w:tplc="F5FEDD16">
      <w:start w:val="1"/>
      <w:numFmt w:val="bullet"/>
      <w:lvlText w:val="●"/>
      <w:lvlJc w:val="left"/>
      <w:pPr>
        <w:ind w:left="5040" w:hanging="360"/>
      </w:pPr>
    </w:lvl>
    <w:lvl w:ilvl="7" w:tplc="449C7198">
      <w:start w:val="1"/>
      <w:numFmt w:val="bullet"/>
      <w:lvlText w:val="●"/>
      <w:lvlJc w:val="left"/>
      <w:pPr>
        <w:ind w:left="5760" w:hanging="360"/>
      </w:pPr>
    </w:lvl>
    <w:lvl w:ilvl="8" w:tplc="3904B1F0">
      <w:start w:val="1"/>
      <w:numFmt w:val="bullet"/>
      <w:lvlText w:val="●"/>
      <w:lvlJc w:val="left"/>
      <w:pPr>
        <w:ind w:left="6480" w:hanging="360"/>
      </w:pPr>
    </w:lvl>
  </w:abstractNum>
  <w:abstractNum w:abstractNumId="6" w15:restartNumberingAfterBreak="0">
    <w:nsid w:val="78FC2B92"/>
    <w:multiLevelType w:val="hybridMultilevel"/>
    <w:tmpl w:val="0F6AC926"/>
    <w:lvl w:ilvl="0" w:tplc="38BE34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460360">
    <w:abstractNumId w:val="5"/>
    <w:lvlOverride w:ilvl="0">
      <w:startOverride w:val="1"/>
    </w:lvlOverride>
  </w:num>
  <w:num w:numId="2" w16cid:durableId="1209613582">
    <w:abstractNumId w:val="1"/>
  </w:num>
  <w:num w:numId="3" w16cid:durableId="177932482">
    <w:abstractNumId w:val="6"/>
  </w:num>
  <w:num w:numId="4" w16cid:durableId="1634168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9188669">
    <w:abstractNumId w:val="2"/>
  </w:num>
  <w:num w:numId="6" w16cid:durableId="1139614937">
    <w:abstractNumId w:val="3"/>
  </w:num>
  <w:num w:numId="7" w16cid:durableId="149448940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rett Lawton">
    <w15:presenceInfo w15:providerId="AD" w15:userId="S::glawton@mcneelylaw.com::5233d6a9-5766-4973-921d-e11b264425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F55"/>
    <w:rsid w:val="00014AB0"/>
    <w:rsid w:val="0003308A"/>
    <w:rsid w:val="0009298D"/>
    <w:rsid w:val="000A6D3C"/>
    <w:rsid w:val="000A6E0E"/>
    <w:rsid w:val="000B49CF"/>
    <w:rsid w:val="000E1B61"/>
    <w:rsid w:val="00101BD1"/>
    <w:rsid w:val="001323DB"/>
    <w:rsid w:val="00143D35"/>
    <w:rsid w:val="0016012C"/>
    <w:rsid w:val="0017225C"/>
    <w:rsid w:val="001753A6"/>
    <w:rsid w:val="001C5477"/>
    <w:rsid w:val="001F3F9E"/>
    <w:rsid w:val="00214ACC"/>
    <w:rsid w:val="00221AEB"/>
    <w:rsid w:val="002622DD"/>
    <w:rsid w:val="002874F4"/>
    <w:rsid w:val="00291B40"/>
    <w:rsid w:val="002A0A4F"/>
    <w:rsid w:val="002D5848"/>
    <w:rsid w:val="002E3893"/>
    <w:rsid w:val="002F7594"/>
    <w:rsid w:val="00330370"/>
    <w:rsid w:val="00340F0B"/>
    <w:rsid w:val="00371E5A"/>
    <w:rsid w:val="003A2AB7"/>
    <w:rsid w:val="003E2B60"/>
    <w:rsid w:val="00426979"/>
    <w:rsid w:val="00441025"/>
    <w:rsid w:val="00453040"/>
    <w:rsid w:val="0046028A"/>
    <w:rsid w:val="004B45E5"/>
    <w:rsid w:val="004B4E05"/>
    <w:rsid w:val="004D2B4B"/>
    <w:rsid w:val="004D3FD0"/>
    <w:rsid w:val="004D4450"/>
    <w:rsid w:val="004F598F"/>
    <w:rsid w:val="00517E6D"/>
    <w:rsid w:val="00522F9F"/>
    <w:rsid w:val="0055314E"/>
    <w:rsid w:val="0056403E"/>
    <w:rsid w:val="005744BF"/>
    <w:rsid w:val="005B557F"/>
    <w:rsid w:val="005D254E"/>
    <w:rsid w:val="00603400"/>
    <w:rsid w:val="00606030"/>
    <w:rsid w:val="0064421F"/>
    <w:rsid w:val="00656B8F"/>
    <w:rsid w:val="00694F3D"/>
    <w:rsid w:val="006C1E4E"/>
    <w:rsid w:val="006C6DE6"/>
    <w:rsid w:val="00707A3F"/>
    <w:rsid w:val="007110BD"/>
    <w:rsid w:val="0076209D"/>
    <w:rsid w:val="007B178A"/>
    <w:rsid w:val="00807113"/>
    <w:rsid w:val="00810E22"/>
    <w:rsid w:val="00840833"/>
    <w:rsid w:val="00887015"/>
    <w:rsid w:val="008A3B57"/>
    <w:rsid w:val="008A5578"/>
    <w:rsid w:val="008C3A8D"/>
    <w:rsid w:val="008D075C"/>
    <w:rsid w:val="008E384C"/>
    <w:rsid w:val="008F0F01"/>
    <w:rsid w:val="00921889"/>
    <w:rsid w:val="0092306D"/>
    <w:rsid w:val="009261D4"/>
    <w:rsid w:val="009349A1"/>
    <w:rsid w:val="00936A99"/>
    <w:rsid w:val="0095025B"/>
    <w:rsid w:val="0097271B"/>
    <w:rsid w:val="0099523A"/>
    <w:rsid w:val="00996AE1"/>
    <w:rsid w:val="009B5261"/>
    <w:rsid w:val="009C4C59"/>
    <w:rsid w:val="009E0F92"/>
    <w:rsid w:val="009F6BB9"/>
    <w:rsid w:val="00A744D8"/>
    <w:rsid w:val="00A82ED7"/>
    <w:rsid w:val="00AB00EF"/>
    <w:rsid w:val="00AC1BCB"/>
    <w:rsid w:val="00B11F55"/>
    <w:rsid w:val="00B250E2"/>
    <w:rsid w:val="00B57EC6"/>
    <w:rsid w:val="00B93451"/>
    <w:rsid w:val="00C320FB"/>
    <w:rsid w:val="00C34D35"/>
    <w:rsid w:val="00C34FC6"/>
    <w:rsid w:val="00C667A8"/>
    <w:rsid w:val="00C8008D"/>
    <w:rsid w:val="00CB3F3B"/>
    <w:rsid w:val="00CF0C5D"/>
    <w:rsid w:val="00CF6812"/>
    <w:rsid w:val="00D02102"/>
    <w:rsid w:val="00D535FB"/>
    <w:rsid w:val="00D62E2F"/>
    <w:rsid w:val="00D63BE4"/>
    <w:rsid w:val="00D720C8"/>
    <w:rsid w:val="00D779F4"/>
    <w:rsid w:val="00DA4869"/>
    <w:rsid w:val="00DB1474"/>
    <w:rsid w:val="00EA5BA1"/>
    <w:rsid w:val="00ED0664"/>
    <w:rsid w:val="00ED705A"/>
    <w:rsid w:val="00EE4CA5"/>
    <w:rsid w:val="00F172E9"/>
    <w:rsid w:val="00F2177C"/>
    <w:rsid w:val="00F25E34"/>
    <w:rsid w:val="00F319D4"/>
    <w:rsid w:val="00FA2526"/>
    <w:rsid w:val="00FB6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67526"/>
  <w15:docId w15:val="{57CD8C50-F0DE-4A2C-A8A7-48A35E4D3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779F4"/>
    <w:rPr>
      <w:sz w:val="24"/>
      <w:szCs w:val="24"/>
    </w:rPr>
  </w:style>
  <w:style w:type="paragraph" w:styleId="Header">
    <w:name w:val="header"/>
    <w:basedOn w:val="Normal"/>
    <w:link w:val="HeaderChar"/>
    <w:uiPriority w:val="99"/>
    <w:unhideWhenUsed/>
    <w:rsid w:val="007110BD"/>
    <w:pPr>
      <w:tabs>
        <w:tab w:val="center" w:pos="4680"/>
        <w:tab w:val="right" w:pos="9360"/>
      </w:tabs>
    </w:pPr>
  </w:style>
  <w:style w:type="character" w:customStyle="1" w:styleId="HeaderChar">
    <w:name w:val="Header Char"/>
    <w:basedOn w:val="DefaultParagraphFont"/>
    <w:link w:val="Header"/>
    <w:uiPriority w:val="99"/>
    <w:rsid w:val="007110BD"/>
  </w:style>
  <w:style w:type="paragraph" w:styleId="Footer">
    <w:name w:val="footer"/>
    <w:basedOn w:val="Normal"/>
    <w:link w:val="FooterChar"/>
    <w:uiPriority w:val="99"/>
    <w:unhideWhenUsed/>
    <w:rsid w:val="007110BD"/>
    <w:pPr>
      <w:tabs>
        <w:tab w:val="center" w:pos="4680"/>
        <w:tab w:val="right" w:pos="9360"/>
      </w:tabs>
    </w:pPr>
  </w:style>
  <w:style w:type="character" w:customStyle="1" w:styleId="FooterChar">
    <w:name w:val="Footer Char"/>
    <w:basedOn w:val="DefaultParagraphFont"/>
    <w:link w:val="Footer"/>
    <w:uiPriority w:val="99"/>
    <w:rsid w:val="007110BD"/>
  </w:style>
  <w:style w:type="paragraph" w:styleId="Revision">
    <w:name w:val="Revision"/>
    <w:hidden/>
    <w:uiPriority w:val="99"/>
    <w:semiHidden/>
    <w:rsid w:val="009E0F92"/>
  </w:style>
  <w:style w:type="paragraph" w:styleId="BodyText">
    <w:name w:val="Body Text"/>
    <w:basedOn w:val="Normal"/>
    <w:link w:val="BodyTextChar"/>
    <w:qFormat/>
    <w:rsid w:val="00F172E9"/>
    <w:pPr>
      <w:spacing w:before="180" w:after="180"/>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F172E9"/>
    <w:rPr>
      <w:rFonts w:asciiTheme="minorHAnsi" w:eastAsiaTheme="minorHAnsi" w:hAnsiTheme="minorHAnsi" w:cstheme="minorBidi"/>
      <w:sz w:val="24"/>
      <w:szCs w:val="24"/>
    </w:rPr>
  </w:style>
  <w:style w:type="paragraph" w:customStyle="1" w:styleId="FirstParagraph">
    <w:name w:val="First Paragraph"/>
    <w:basedOn w:val="BodyText"/>
    <w:next w:val="BodyText"/>
    <w:qFormat/>
    <w:rsid w:val="00F172E9"/>
  </w:style>
  <w:style w:type="character" w:styleId="CommentReference">
    <w:name w:val="annotation reference"/>
    <w:basedOn w:val="DefaultParagraphFont"/>
    <w:uiPriority w:val="99"/>
    <w:semiHidden/>
    <w:unhideWhenUsed/>
    <w:rsid w:val="000E1B61"/>
    <w:rPr>
      <w:sz w:val="16"/>
      <w:szCs w:val="16"/>
    </w:rPr>
  </w:style>
  <w:style w:type="paragraph" w:styleId="CommentText">
    <w:name w:val="annotation text"/>
    <w:basedOn w:val="Normal"/>
    <w:link w:val="CommentTextChar"/>
    <w:uiPriority w:val="99"/>
    <w:unhideWhenUsed/>
    <w:rsid w:val="000E1B61"/>
  </w:style>
  <w:style w:type="character" w:customStyle="1" w:styleId="CommentTextChar">
    <w:name w:val="Comment Text Char"/>
    <w:basedOn w:val="DefaultParagraphFont"/>
    <w:link w:val="CommentText"/>
    <w:uiPriority w:val="99"/>
    <w:rsid w:val="000E1B61"/>
  </w:style>
  <w:style w:type="paragraph" w:styleId="CommentSubject">
    <w:name w:val="annotation subject"/>
    <w:basedOn w:val="CommentText"/>
    <w:next w:val="CommentText"/>
    <w:link w:val="CommentSubjectChar"/>
    <w:uiPriority w:val="99"/>
    <w:semiHidden/>
    <w:unhideWhenUsed/>
    <w:rsid w:val="000E1B61"/>
    <w:rPr>
      <w:b/>
      <w:bCs/>
    </w:rPr>
  </w:style>
  <w:style w:type="character" w:customStyle="1" w:styleId="CommentSubjectChar">
    <w:name w:val="Comment Subject Char"/>
    <w:basedOn w:val="CommentTextChar"/>
    <w:link w:val="CommentSubject"/>
    <w:uiPriority w:val="99"/>
    <w:semiHidden/>
    <w:rsid w:val="000E1B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20</Pages>
  <Words>5455</Words>
  <Characters>31099</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Hensler</dc:creator>
  <cp:keywords/>
  <dc:description/>
  <cp:lastModifiedBy>Garrett Lawton</cp:lastModifiedBy>
  <cp:revision>5</cp:revision>
  <dcterms:created xsi:type="dcterms:W3CDTF">2026-08-04T17:23:00Z</dcterms:created>
  <dcterms:modified xsi:type="dcterms:W3CDTF">2026-08-04T19:17:00Z</dcterms:modified>
</cp:coreProperties>
</file>