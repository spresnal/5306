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56E8A14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THIS TEMPORARY, PERSONAL RECREATIONAL LAKE ACCESS EASEMENT (this “Agreement”) is made and entered into as of ________________, 2026 (the “Effective Date”), by and between </w:t>
      </w:r>
      <w:r w:rsidRPr="006C1E4E">
        <w:rPr>
          <w:rFonts w:ascii="Century Schoolbook" w:hAnsi="Century Schoolbook"/>
          <w:b/>
          <w:bCs/>
          <w:sz w:val="24"/>
          <w:szCs w:val="24"/>
        </w:rPr>
        <w:t xml:space="preserve">REGINA </w:t>
      </w:r>
      <w:del w:id="0" w:author="Garrett Lawton" w:date="2026-07-28T15:40:00Z" w16du:dateUtc="2026-07-28T19:40:00Z">
        <w:r w:rsidRPr="006C1E4E" w:rsidDel="009E0F92">
          <w:rPr>
            <w:rFonts w:ascii="Century Schoolbook" w:hAnsi="Century Schoolbook"/>
            <w:b/>
            <w:bCs/>
            <w:sz w:val="24"/>
            <w:szCs w:val="24"/>
          </w:rPr>
          <w:delText>PERSNAL</w:delText>
        </w:r>
        <w:r w:rsidRPr="006C1E4E" w:rsidDel="009E0F92">
          <w:rPr>
            <w:rFonts w:ascii="Century Schoolbook" w:hAnsi="Century Schoolbook"/>
            <w:sz w:val="24"/>
            <w:szCs w:val="24"/>
          </w:rPr>
          <w:delText xml:space="preserve"> </w:delText>
        </w:r>
      </w:del>
      <w:ins w:id="1" w:author="Garrett Lawton" w:date="2026-07-28T15:40:00Z" w16du:dateUtc="2026-07-28T19:40:00Z">
        <w:r w:rsidR="009E0F92">
          <w:rPr>
            <w:rFonts w:ascii="Century Schoolbook" w:hAnsi="Century Schoolbook"/>
            <w:b/>
            <w:bCs/>
            <w:sz w:val="24"/>
            <w:szCs w:val="24"/>
          </w:rPr>
          <w:t>PRESNAL</w:t>
        </w:r>
        <w:r w:rsidR="009E0F92" w:rsidRPr="006C1E4E">
          <w:rPr>
            <w:rFonts w:ascii="Century Schoolbook" w:hAnsi="Century Schoolbook"/>
            <w:sz w:val="24"/>
            <w:szCs w:val="24"/>
          </w:rPr>
          <w:t xml:space="preserve"> </w:t>
        </w:r>
      </w:ins>
      <w:r w:rsidRPr="006C1E4E">
        <w:rPr>
          <w:rFonts w:ascii="Century Schoolbook" w:hAnsi="Century Schoolbook"/>
          <w:sz w:val="24"/>
          <w:szCs w:val="24"/>
        </w:rPr>
        <w:t xml:space="preserve">and </w:t>
      </w:r>
      <w:r w:rsidRPr="006C1E4E">
        <w:rPr>
          <w:rFonts w:ascii="Century Schoolbook" w:hAnsi="Century Schoolbook"/>
          <w:b/>
          <w:bCs/>
          <w:sz w:val="24"/>
          <w:szCs w:val="24"/>
        </w:rPr>
        <w:t xml:space="preserve">SAMUAL </w:t>
      </w:r>
      <w:del w:id="2" w:author="Garrett Lawton" w:date="2026-07-28T15:40:00Z" w16du:dateUtc="2026-07-28T19:40:00Z">
        <w:r w:rsidRPr="006C1E4E" w:rsidDel="009E0F92">
          <w:rPr>
            <w:rFonts w:ascii="Century Schoolbook" w:hAnsi="Century Schoolbook"/>
            <w:b/>
            <w:bCs/>
            <w:sz w:val="24"/>
            <w:szCs w:val="24"/>
          </w:rPr>
          <w:delText>PERSNAL</w:delText>
        </w:r>
      </w:del>
      <w:ins w:id="3" w:author="Garrett Lawton" w:date="2026-07-28T15:40:00Z" w16du:dateUtc="2026-07-28T19:40:00Z">
        <w:r w:rsidR="009E0F92">
          <w:rPr>
            <w:rFonts w:ascii="Century Schoolbook" w:hAnsi="Century Schoolbook"/>
            <w:b/>
            <w:bCs/>
            <w:sz w:val="24"/>
            <w:szCs w:val="24"/>
          </w:rPr>
          <w:t>PRESNAL</w:t>
        </w:r>
      </w:ins>
      <w:r w:rsidRPr="006C1E4E">
        <w:rPr>
          <w:rFonts w:ascii="Century Schoolbook" w:hAnsi="Century Schoolbook"/>
          <w:sz w:val="24"/>
          <w:szCs w:val="24"/>
        </w:rPr>
        <w:t>, husband and wife (collectively, “</w:t>
      </w:r>
      <w:r w:rsidR="006C1E4E">
        <w:rPr>
          <w:rFonts w:ascii="Century Schoolbook" w:hAnsi="Century Schoolbook"/>
          <w:sz w:val="24"/>
          <w:szCs w:val="24"/>
        </w:rPr>
        <w:t>Grantors</w:t>
      </w:r>
      <w:r w:rsidRPr="006C1E4E">
        <w:rPr>
          <w:rFonts w:ascii="Century Schoolbook" w:hAnsi="Century Schoolbook"/>
          <w:sz w:val="24"/>
          <w:szCs w:val="24"/>
        </w:rPr>
        <w:t xml:space="preserve">”), </w:t>
      </w:r>
      <w:del w:id="4" w:author="Garrett Lawton" w:date="2026-07-29T12:51:00Z" w16du:dateUtc="2026-07-29T16:51:00Z">
        <w:r w:rsidRPr="006C1E4E" w:rsidDel="002D5848">
          <w:rPr>
            <w:rFonts w:ascii="Century Schoolbook" w:hAnsi="Century Schoolbook"/>
            <w:sz w:val="24"/>
            <w:szCs w:val="24"/>
          </w:rPr>
          <w:delText xml:space="preserve">and </w:delText>
        </w:r>
      </w:del>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ins w:id="5" w:author="Garrett Lawton" w:date="2026-07-29T12:52:00Z" w16du:dateUtc="2026-07-29T16:52:00Z">
        <w:r w:rsidR="002D5848">
          <w:rPr>
            <w:rFonts w:ascii="Century Schoolbook" w:hAnsi="Century Schoolbook"/>
            <w:sz w:val="24"/>
            <w:szCs w:val="24"/>
          </w:rPr>
          <w:t xml:space="preserve">, and </w:t>
        </w:r>
      </w:ins>
      <w:ins w:id="6" w:author="Garrett Lawton" w:date="2026-07-29T12:54:00Z" w16du:dateUtc="2026-07-29T16:54:00Z">
        <w:r w:rsidR="00810E22">
          <w:rPr>
            <w:rFonts w:ascii="Century Schoolbook" w:hAnsi="Century Schoolbook"/>
            <w:b/>
            <w:bCs/>
            <w:sz w:val="24"/>
            <w:szCs w:val="24"/>
          </w:rPr>
          <w:t>HANNAH</w:t>
        </w:r>
      </w:ins>
      <w:ins w:id="7" w:author="Garrett Lawton" w:date="2026-07-29T12:52:00Z" w16du:dateUtc="2026-07-29T16:52:00Z">
        <w:r w:rsidR="002D5848" w:rsidRPr="002D5848">
          <w:rPr>
            <w:rFonts w:ascii="Century Schoolbook" w:hAnsi="Century Schoolbook"/>
            <w:b/>
            <w:bCs/>
            <w:sz w:val="24"/>
            <w:szCs w:val="24"/>
            <w:rPrChange w:id="8" w:author="Garrett Lawton" w:date="2026-07-29T12:52:00Z" w16du:dateUtc="2026-07-29T16:52:00Z">
              <w:rPr>
                <w:rFonts w:ascii="Century Schoolbook" w:hAnsi="Century Schoolbook"/>
                <w:sz w:val="24"/>
                <w:szCs w:val="24"/>
              </w:rPr>
            </w:rPrChange>
          </w:rPr>
          <w:t xml:space="preserve"> </w:t>
        </w:r>
      </w:ins>
      <w:ins w:id="9" w:author="Garrett Lawton" w:date="2026-07-29T12:54:00Z" w16du:dateUtc="2026-07-29T16:54:00Z">
        <w:r w:rsidR="00810E22">
          <w:rPr>
            <w:rFonts w:ascii="Century Schoolbook" w:hAnsi="Century Schoolbook"/>
            <w:b/>
            <w:bCs/>
            <w:sz w:val="24"/>
            <w:szCs w:val="24"/>
          </w:rPr>
          <w:t>HASENOUR</w:t>
        </w:r>
      </w:ins>
      <w:ins w:id="10" w:author="Garrett Lawton" w:date="2026-07-29T12:52:00Z" w16du:dateUtc="2026-07-29T16:52:00Z">
        <w:r w:rsidR="002D5848" w:rsidRPr="002D5848">
          <w:rPr>
            <w:rFonts w:ascii="Century Schoolbook" w:hAnsi="Century Schoolbook"/>
            <w:b/>
            <w:bCs/>
            <w:sz w:val="24"/>
            <w:szCs w:val="24"/>
            <w:rPrChange w:id="11" w:author="Garrett Lawton" w:date="2026-07-29T12:52:00Z" w16du:dateUtc="2026-07-29T16:52:00Z">
              <w:rPr>
                <w:rFonts w:ascii="Century Schoolbook" w:hAnsi="Century Schoolbook"/>
                <w:sz w:val="24"/>
                <w:szCs w:val="24"/>
              </w:rPr>
            </w:rPrChange>
          </w:rPr>
          <w:t xml:space="preserve">, </w:t>
        </w:r>
      </w:ins>
      <w:ins w:id="12" w:author="Garrett Lawton" w:date="2026-07-29T12:54:00Z" w16du:dateUtc="2026-07-29T16:54:00Z">
        <w:r w:rsidR="00810E22">
          <w:rPr>
            <w:rFonts w:ascii="Century Schoolbook" w:hAnsi="Century Schoolbook"/>
            <w:b/>
            <w:bCs/>
            <w:sz w:val="24"/>
            <w:szCs w:val="24"/>
          </w:rPr>
          <w:t>LILLY HASENOUR</w:t>
        </w:r>
      </w:ins>
      <w:ins w:id="13" w:author="Garrett Lawton" w:date="2026-07-29T12:52:00Z" w16du:dateUtc="2026-07-29T16:52:00Z">
        <w:r w:rsidR="002D5848" w:rsidRPr="002D5848">
          <w:rPr>
            <w:rFonts w:ascii="Century Schoolbook" w:hAnsi="Century Schoolbook"/>
            <w:b/>
            <w:bCs/>
            <w:sz w:val="24"/>
            <w:szCs w:val="24"/>
            <w:rPrChange w:id="14" w:author="Garrett Lawton" w:date="2026-07-29T12:52:00Z" w16du:dateUtc="2026-07-29T16:52:00Z">
              <w:rPr>
                <w:rFonts w:ascii="Century Schoolbook" w:hAnsi="Century Schoolbook"/>
                <w:sz w:val="24"/>
                <w:szCs w:val="24"/>
              </w:rPr>
            </w:rPrChange>
          </w:rPr>
          <w:t xml:space="preserve">, </w:t>
        </w:r>
        <w:r w:rsidR="002D5848" w:rsidRPr="00810E22">
          <w:rPr>
            <w:rFonts w:ascii="Century Schoolbook" w:hAnsi="Century Schoolbook"/>
            <w:sz w:val="24"/>
            <w:szCs w:val="24"/>
          </w:rPr>
          <w:t>and</w:t>
        </w:r>
        <w:r w:rsidR="002D5848" w:rsidRPr="002D5848">
          <w:rPr>
            <w:rFonts w:ascii="Century Schoolbook" w:hAnsi="Century Schoolbook"/>
            <w:b/>
            <w:bCs/>
            <w:sz w:val="24"/>
            <w:szCs w:val="24"/>
            <w:rPrChange w:id="15" w:author="Garrett Lawton" w:date="2026-07-29T12:52:00Z" w16du:dateUtc="2026-07-29T16:52:00Z">
              <w:rPr>
                <w:rFonts w:ascii="Century Schoolbook" w:hAnsi="Century Schoolbook"/>
                <w:sz w:val="24"/>
                <w:szCs w:val="24"/>
              </w:rPr>
            </w:rPrChange>
          </w:rPr>
          <w:t xml:space="preserve"> </w:t>
        </w:r>
      </w:ins>
      <w:ins w:id="16" w:author="Garrett Lawton" w:date="2026-07-29T12:54:00Z" w16du:dateUtc="2026-07-29T16:54:00Z">
        <w:r w:rsidR="00810E22">
          <w:rPr>
            <w:rFonts w:ascii="Century Schoolbook" w:hAnsi="Century Schoolbook"/>
            <w:b/>
            <w:bCs/>
            <w:sz w:val="24"/>
            <w:szCs w:val="24"/>
          </w:rPr>
          <w:t>ASHER HASENOUR</w:t>
        </w:r>
      </w:ins>
      <w:r w:rsidRPr="006C1E4E">
        <w:rPr>
          <w:rFonts w:ascii="Century Schoolbook" w:hAnsi="Century Schoolbook"/>
          <w:sz w:val="24"/>
          <w:szCs w:val="24"/>
        </w:rPr>
        <w:t xml:space="preserve"> (collectively, “Grantees”). </w:t>
      </w:r>
      <w:r w:rsidR="006C1E4E">
        <w:rPr>
          <w:rFonts w:ascii="Century Schoolbook" w:hAnsi="Century Schoolbook"/>
          <w:sz w:val="24"/>
          <w:szCs w:val="24"/>
        </w:rPr>
        <w:t>Grantors</w:t>
      </w:r>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ins w:id="17" w:author="Garrett Lawton" w:date="2026-07-29T12:54:00Z" w16du:dateUtc="2026-07-29T16:54:00Z">
        <w:r w:rsidR="00C34FC6">
          <w:rPr>
            <w:rFonts w:ascii="Century Schoolbook" w:hAnsi="Century Schoolbook"/>
            <w:sz w:val="24"/>
            <w:szCs w:val="24"/>
          </w:rPr>
          <w:t xml:space="preserve"> </w:t>
        </w:r>
      </w:ins>
      <w:ins w:id="18" w:author="Garrett Lawton" w:date="2026-07-29T12:55:00Z" w16du:dateUtc="2026-07-29T16:55:00Z">
        <w:r w:rsidR="00C34FC6">
          <w:rPr>
            <w:rFonts w:ascii="Century Schoolbook" w:hAnsi="Century Schoolbook"/>
            <w:sz w:val="24"/>
            <w:szCs w:val="24"/>
          </w:rPr>
          <w:t>Derrick Hasenour and Sarah Hasenour</w:t>
        </w:r>
      </w:ins>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409832C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pursuant to that </w:t>
      </w:r>
      <w:r w:rsidRPr="00603400">
        <w:rPr>
          <w:rFonts w:ascii="Century Schoolbook" w:hAnsi="Century Schoolbook"/>
          <w:sz w:val="24"/>
          <w:szCs w:val="24"/>
          <w:highlight w:val="yellow"/>
        </w:rPr>
        <w:t>Warranty Deed</w:t>
      </w:r>
      <w:r w:rsidRPr="00D779F4">
        <w:rPr>
          <w:rFonts w:ascii="Century Schoolbook" w:hAnsi="Century Schoolbook"/>
          <w:sz w:val="24"/>
          <w:szCs w:val="24"/>
        </w:rPr>
        <w:t xml:space="preserve"> </w:t>
      </w:r>
      <w:r w:rsidR="00603400">
        <w:rPr>
          <w:rFonts w:ascii="Century Schoolbook" w:hAnsi="Century Schoolbook"/>
          <w:sz w:val="24"/>
          <w:szCs w:val="24"/>
        </w:rPr>
        <w:t xml:space="preserve"> </w:t>
      </w:r>
      <w:r w:rsidRPr="00D779F4">
        <w:rPr>
          <w:rFonts w:ascii="Century Schoolbook" w:hAnsi="Century Schoolbook"/>
          <w:sz w:val="24"/>
          <w:szCs w:val="24"/>
        </w:rPr>
        <w:t>(the “Deed”), to be recorded in the Office of the Recorder of Johnson County, Indiana; and</w:t>
      </w:r>
    </w:p>
    <w:p w14:paraId="6684A14E" w14:textId="21E0EECE"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at or about the time this Agreement is executed and the sale of the Property to the Grant</w:t>
      </w:r>
      <w:r w:rsidR="009F6BB9">
        <w:rPr>
          <w:rFonts w:ascii="Century Schoolbook" w:hAnsi="Century Schoolbook"/>
          <w:sz w:val="24"/>
          <w:szCs w:val="24"/>
        </w:rPr>
        <w:t>or</w:t>
      </w:r>
      <w:r w:rsidR="00C320FB" w:rsidRPr="00D779F4">
        <w:rPr>
          <w:rFonts w:ascii="Century Schoolbook" w:hAnsi="Century Schoolbook"/>
          <w:sz w:val="24"/>
          <w:szCs w:val="24"/>
        </w:rPr>
        <w:t>s completes, Grantees</w:t>
      </w:r>
      <w:ins w:id="19" w:author="Garrett Lawton" w:date="2026-07-29T12:55:00Z" w16du:dateUtc="2026-07-29T16:55:00Z">
        <w:r w:rsidR="00C34FC6">
          <w:rPr>
            <w:rFonts w:ascii="Century Schoolbook" w:hAnsi="Century Schoolbook"/>
            <w:sz w:val="24"/>
            <w:szCs w:val="24"/>
          </w:rPr>
          <w:t xml:space="preserve"> Derick Hasenour and Sarah Hasenour</w:t>
        </w:r>
      </w:ins>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 xml:space="preserve">and desire to retain personal access to the lake on the Property for the benefit of Grantees </w:t>
      </w:r>
      <w:del w:id="20" w:author="Garrett Lawton" w:date="2026-07-29T12:55:00Z" w16du:dateUtc="2026-07-29T16:55:00Z">
        <w:r w:rsidRPr="00D779F4" w:rsidDel="00C34FC6">
          <w:rPr>
            <w:rFonts w:ascii="Century Schoolbook" w:hAnsi="Century Schoolbook"/>
            <w:sz w:val="24"/>
            <w:szCs w:val="24"/>
          </w:rPr>
          <w:delText xml:space="preserve">and their children </w:delText>
        </w:r>
      </w:del>
      <w:r w:rsidRPr="00D779F4">
        <w:rPr>
          <w:rFonts w:ascii="Century Schoolbook" w:hAnsi="Century Schoolbook"/>
          <w:sz w:val="24"/>
          <w:szCs w:val="24"/>
        </w:rPr>
        <w:t>following the conveyance of the Property to Grantors; and</w:t>
      </w:r>
    </w:p>
    <w:p w14:paraId="3850961B" w14:textId="6C64C0B2"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NOW, THEREFORE, for and in consideration of the mutual covenants contained herein, and other good and valuable consideration, the receipt and sufficiency of which are hereby acknowledged, the Parties agree as follows:</w:t>
      </w:r>
    </w:p>
    <w:p w14:paraId="25DD8511" w14:textId="2B50ED14"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r w:rsidR="004F598F" w:rsidRPr="004F598F">
        <w:rPr>
          <w:rFonts w:ascii="Century Schoolbook" w:hAnsi="Century Schoolbook"/>
          <w:sz w:val="24"/>
          <w:szCs w:val="24"/>
        </w:rPr>
        <w:t>Grantors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w:t>
      </w:r>
      <w:ins w:id="21" w:author="Garrett Lawton" w:date="2026-07-29T12:42:00Z" w16du:dateUtc="2026-07-29T16:42:00Z">
        <w:r w:rsidR="008C3A8D">
          <w:rPr>
            <w:rFonts w:ascii="Century Schoolbook" w:hAnsi="Century Schoolbook"/>
            <w:sz w:val="24"/>
            <w:szCs w:val="24"/>
          </w:rPr>
          <w:t>, as generally shown on Exhibit 3B,</w:t>
        </w:r>
      </w:ins>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Grantors and Grantees in writing before construction begins.</w:t>
      </w:r>
      <w:ins w:id="22" w:author="Garrett Lawton" w:date="2026-07-29T12:16:00Z" w16du:dateUtc="2026-07-29T16:16:00Z">
        <w:r w:rsidR="008A5578">
          <w:rPr>
            <w:rFonts w:ascii="Century Schoolbook" w:hAnsi="Century Schoolbook"/>
            <w:sz w:val="24"/>
            <w:szCs w:val="24"/>
          </w:rPr>
          <w:t xml:space="preserve"> Said dock shall be constructed, installed, </w:t>
        </w:r>
      </w:ins>
      <w:ins w:id="23" w:author="Garrett Lawton" w:date="2026-07-29T12:17:00Z" w16du:dateUtc="2026-07-29T16:17:00Z">
        <w:r w:rsidR="008A5578">
          <w:rPr>
            <w:rFonts w:ascii="Century Schoolbook" w:hAnsi="Century Schoolbook"/>
            <w:sz w:val="24"/>
            <w:szCs w:val="24"/>
          </w:rPr>
          <w:t>maintained, and repaired at the sole cost and expense of Grantees. The dock shall be constructed by licensed and insured contractors, in compliance with all applicable laws, ordinances, codes, regulations, permits, and restrictions.</w:t>
        </w:r>
      </w:ins>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agents, contractors, guests, and invitees may use the Easement Area for the purposes described in this Section 1 only when accompanying, or performing work at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any kind; the construction of any structure or improvement other than the one (1) dock permitted under Section 1(iii); or the installation of any fence, gate, or boundary marker of any kind within or along the Easement Area.</w:t>
      </w:r>
    </w:p>
    <w:p w14:paraId="165865C5"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Reservation to Grantors</w:t>
      </w:r>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Grantors reserve the full and unrestricted </w:t>
      </w:r>
      <w:r w:rsidRPr="00D779F4">
        <w:rPr>
          <w:rFonts w:ascii="Century Schoolbook" w:hAnsi="Century Schoolbook"/>
          <w:sz w:val="24"/>
          <w:szCs w:val="24"/>
        </w:rPr>
        <w:lastRenderedPageBreak/>
        <w:t>right to use the Easement Area for any purpose not inconsistent with the rights granted to Grantees under this Agreement, including the right of Grantors and Grantors’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This easement is strictly personal to the Permitted Users named in Section 2(a). It does not extend to, benefit, or inure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9E0F92">
        <w:rPr>
          <w:rFonts w:ascii="Century Schoolbook" w:hAnsi="Century Schoolbook"/>
          <w:sz w:val="24"/>
          <w:szCs w:val="24"/>
          <w:lang w:val="fr-FR"/>
          <w:rPrChange w:id="24" w:author="Garrett Lawton" w:date="2026-07-28T15:40:00Z" w16du:dateUtc="2026-07-28T19:40:00Z">
            <w:rPr>
              <w:rFonts w:ascii="Century Schoolbook" w:hAnsi="Century Schoolbook"/>
              <w:sz w:val="24"/>
              <w:szCs w:val="24"/>
            </w:rPr>
          </w:rPrChange>
        </w:rPr>
        <w:t>(</w:t>
      </w:r>
      <w:r w:rsidR="00291B40" w:rsidRPr="009E0F92">
        <w:rPr>
          <w:rFonts w:ascii="Century Schoolbook" w:hAnsi="Century Schoolbook"/>
          <w:sz w:val="24"/>
          <w:szCs w:val="24"/>
          <w:lang w:val="fr-FR"/>
          <w:rPrChange w:id="25" w:author="Garrett Lawton" w:date="2026-07-28T15:40:00Z" w16du:dateUtc="2026-07-28T19:40:00Z">
            <w:rPr>
              <w:rFonts w:ascii="Century Schoolbook" w:hAnsi="Century Schoolbook"/>
              <w:sz w:val="24"/>
              <w:szCs w:val="24"/>
            </w:rPr>
          </w:rPrChange>
        </w:rPr>
        <w:t>e</w:t>
      </w:r>
      <w:r w:rsidRPr="009E0F92">
        <w:rPr>
          <w:rFonts w:ascii="Century Schoolbook" w:hAnsi="Century Schoolbook"/>
          <w:sz w:val="24"/>
          <w:szCs w:val="24"/>
          <w:lang w:val="fr-FR"/>
          <w:rPrChange w:id="26" w:author="Garrett Lawton" w:date="2026-07-28T15:40:00Z" w16du:dateUtc="2026-07-28T19:40:00Z">
            <w:rPr>
              <w:rFonts w:ascii="Century Schoolbook" w:hAnsi="Century Schoolbook"/>
              <w:sz w:val="24"/>
              <w:szCs w:val="24"/>
            </w:rPr>
          </w:rPrChange>
        </w:rPr>
        <w:t xml:space="preserve">) </w:t>
      </w:r>
      <w:r w:rsidRPr="009E0F92">
        <w:rPr>
          <w:rFonts w:ascii="Century Schoolbook" w:hAnsi="Century Schoolbook"/>
          <w:i/>
          <w:iCs/>
          <w:sz w:val="24"/>
          <w:szCs w:val="24"/>
          <w:lang w:val="fr-FR"/>
          <w:rPrChange w:id="27" w:author="Garrett Lawton" w:date="2026-07-28T15:40:00Z" w16du:dateUtc="2026-07-28T19:40:00Z">
            <w:rPr>
              <w:rFonts w:ascii="Century Schoolbook" w:hAnsi="Century Schoolbook"/>
              <w:i/>
              <w:iCs/>
              <w:sz w:val="24"/>
              <w:szCs w:val="24"/>
            </w:rPr>
          </w:rPrChange>
        </w:rPr>
        <w:t>Non-</w:t>
      </w:r>
      <w:proofErr w:type="spellStart"/>
      <w:r w:rsidRPr="009E0F92">
        <w:rPr>
          <w:rFonts w:ascii="Century Schoolbook" w:hAnsi="Century Schoolbook"/>
          <w:i/>
          <w:iCs/>
          <w:sz w:val="24"/>
          <w:szCs w:val="24"/>
          <w:lang w:val="fr-FR"/>
          <w:rPrChange w:id="28" w:author="Garrett Lawton" w:date="2026-07-28T15:40:00Z" w16du:dateUtc="2026-07-28T19:40:00Z">
            <w:rPr>
              <w:rFonts w:ascii="Century Schoolbook" w:hAnsi="Century Schoolbook"/>
              <w:i/>
              <w:iCs/>
              <w:sz w:val="24"/>
              <w:szCs w:val="24"/>
            </w:rPr>
          </w:rPrChange>
        </w:rPr>
        <w:t>Transferable</w:t>
      </w:r>
      <w:proofErr w:type="spellEnd"/>
      <w:r w:rsidRPr="009E0F92">
        <w:rPr>
          <w:rFonts w:ascii="Century Schoolbook" w:hAnsi="Century Schoolbook"/>
          <w:i/>
          <w:iCs/>
          <w:sz w:val="24"/>
          <w:szCs w:val="24"/>
          <w:lang w:val="fr-FR"/>
          <w:rPrChange w:id="29" w:author="Garrett Lawton" w:date="2026-07-28T15:40:00Z" w16du:dateUtc="2026-07-28T19:40:00Z">
            <w:rPr>
              <w:rFonts w:ascii="Century Schoolbook" w:hAnsi="Century Schoolbook"/>
              <w:i/>
              <w:iCs/>
              <w:sz w:val="24"/>
              <w:szCs w:val="24"/>
            </w:rPr>
          </w:rPrChange>
        </w:rPr>
        <w:t xml:space="preserve">; Not </w:t>
      </w:r>
      <w:proofErr w:type="spellStart"/>
      <w:r w:rsidRPr="009E0F92">
        <w:rPr>
          <w:rFonts w:ascii="Century Schoolbook" w:hAnsi="Century Schoolbook"/>
          <w:i/>
          <w:iCs/>
          <w:sz w:val="24"/>
          <w:szCs w:val="24"/>
          <w:lang w:val="fr-FR"/>
          <w:rPrChange w:id="30" w:author="Garrett Lawton" w:date="2026-07-28T15:40:00Z" w16du:dateUtc="2026-07-28T19:40:00Z">
            <w:rPr>
              <w:rFonts w:ascii="Century Schoolbook" w:hAnsi="Century Schoolbook"/>
              <w:i/>
              <w:iCs/>
              <w:sz w:val="24"/>
              <w:szCs w:val="24"/>
            </w:rPr>
          </w:rPrChange>
        </w:rPr>
        <w:t>Appurtenant</w:t>
      </w:r>
      <w:proofErr w:type="spellEnd"/>
      <w:r w:rsidRPr="009E0F92">
        <w:rPr>
          <w:rFonts w:ascii="Century Schoolbook" w:hAnsi="Century Schoolbook"/>
          <w:sz w:val="24"/>
          <w:szCs w:val="24"/>
          <w:lang w:val="fr-FR"/>
          <w:rPrChange w:id="31" w:author="Garrett Lawton" w:date="2026-07-28T15:40:00Z" w16du:dateUtc="2026-07-28T19:40:00Z">
            <w:rPr>
              <w:rFonts w:ascii="Century Schoolbook" w:hAnsi="Century Schoolbook"/>
              <w:sz w:val="24"/>
              <w:szCs w:val="24"/>
            </w:rPr>
          </w:rPrChange>
        </w:rPr>
        <w:t>.</w:t>
      </w:r>
      <w:r w:rsidR="009F6BB9" w:rsidRPr="009E0F92">
        <w:rPr>
          <w:rFonts w:ascii="Century Schoolbook" w:hAnsi="Century Schoolbook"/>
          <w:sz w:val="24"/>
          <w:szCs w:val="24"/>
          <w:lang w:val="fr-FR"/>
          <w:rPrChange w:id="32" w:author="Garrett Lawton" w:date="2026-07-28T15:40:00Z" w16du:dateUtc="2026-07-28T19:40:00Z">
            <w:rPr>
              <w:rFonts w:ascii="Century Schoolbook" w:hAnsi="Century Schoolbook"/>
              <w:sz w:val="24"/>
              <w:szCs w:val="24"/>
            </w:rPr>
          </w:rPrChange>
        </w:rPr>
        <w:t xml:space="preserve"> </w:t>
      </w:r>
      <w:r w:rsidR="009F6BB9" w:rsidRPr="009F6BB9">
        <w:rPr>
          <w:rFonts w:ascii="Century Schoolbook" w:hAnsi="Century Schoolbook"/>
          <w:sz w:val="24"/>
          <w:szCs w:val="24"/>
        </w:rPr>
        <w:t>This easement is an easement in gross, personal to the Permitted Users. It is not appurtenant to, and does not run with title to, the Retained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entity, and any attempted assignment or transfer in violation of this Section 2(e) shall be void and of no force or effect.</w:t>
      </w:r>
    </w:p>
    <w:p w14:paraId="5C0E0C26" w14:textId="77777777"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Grantors, or any then-owner of the Property, may record an affidavit in the Office of the Recorder of Johnson County, Indiana. If termination results from the death of the last surviving Permitted User, the affidavit shall attach satisfactory proof of death for each </w:t>
      </w:r>
      <w:r w:rsidR="009F6BB9" w:rsidRPr="009F6BB9">
        <w:rPr>
          <w:rFonts w:ascii="Century Schoolbook" w:hAnsi="Century Schoolbook"/>
          <w:sz w:val="24"/>
          <w:szCs w:val="24"/>
        </w:rPr>
        <w:lastRenderedPageBreak/>
        <w:t>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5C333435"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r w:rsidR="006C1E4E" w:rsidRPr="00D779F4">
        <w:rPr>
          <w:rFonts w:ascii="Century Schoolbook" w:hAnsi="Century Schoolbook"/>
          <w:sz w:val="24"/>
          <w:szCs w:val="24"/>
        </w:rPr>
        <w:t>Grantors</w:t>
      </w:r>
      <w:r w:rsidRPr="00D779F4">
        <w:rPr>
          <w:rFonts w:ascii="Century Schoolbook" w:hAnsi="Century Schoolbook"/>
          <w:sz w:val="24"/>
          <w:szCs w:val="24"/>
        </w:rPr>
        <w:t>’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673CE193"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006C1E4E" w:rsidRPr="00D779F4">
        <w:rPr>
          <w:rFonts w:ascii="Century Schoolbook" w:hAnsi="Century Schoolbook"/>
          <w:i/>
          <w:iCs/>
          <w:sz w:val="24"/>
          <w:szCs w:val="24"/>
        </w:rPr>
        <w:t>Grantors</w:t>
      </w:r>
      <w:r w:rsidRPr="00D779F4">
        <w:rPr>
          <w:rFonts w:ascii="Century Schoolbook" w:hAnsi="Century Schoolbook"/>
          <w:i/>
          <w:iCs/>
          <w:sz w:val="24"/>
          <w:szCs w:val="24"/>
        </w:rPr>
        <w:t>’ Obligations</w:t>
      </w:r>
      <w:r w:rsidRPr="00D779F4">
        <w:rPr>
          <w:rFonts w:ascii="Century Schoolbook" w:hAnsi="Century Schoolbook"/>
          <w:sz w:val="24"/>
          <w:szCs w:val="24"/>
        </w:rPr>
        <w:t xml:space="preserve">.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shall be solely responsible, at </w:t>
      </w:r>
      <w:r w:rsidR="006C1E4E" w:rsidRPr="00D779F4">
        <w:rPr>
          <w:rFonts w:ascii="Century Schoolbook" w:hAnsi="Century Schoolbook"/>
          <w:sz w:val="24"/>
          <w:szCs w:val="24"/>
        </w:rPr>
        <w:t>Grantors</w:t>
      </w:r>
      <w:r w:rsidRPr="00D779F4">
        <w:rPr>
          <w:rFonts w:ascii="Century Schoolbook" w:hAnsi="Century Schoolbook"/>
          <w:sz w:val="24"/>
          <w:szCs w:val="24"/>
        </w:rPr>
        <w:t>’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ins w:id="33" w:author="Garrett Lawton" w:date="2026-07-28T15:41:00Z" w16du:dateUtc="2026-07-28T19:41:00Z"/>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77777777" w:rsidR="00F172E9" w:rsidRPr="002A610B" w:rsidRDefault="00F172E9" w:rsidP="00F172E9">
      <w:pPr>
        <w:pStyle w:val="FirstParagraph"/>
        <w:ind w:left="720"/>
        <w:rPr>
          <w:ins w:id="34" w:author="Garrett Lawton" w:date="2026-07-28T15:43:00Z" w16du:dateUtc="2026-07-28T19:43:00Z"/>
          <w:rFonts w:ascii="Times New Roman" w:hAnsi="Times New Roman" w:cs="Times New Roman"/>
        </w:rPr>
      </w:pPr>
      <w:ins w:id="35" w:author="Garrett Lawton" w:date="2026-07-28T15:43:00Z" w16du:dateUtc="2026-07-28T19:43:00Z">
        <w:r>
          <w:rPr>
            <w:rFonts w:ascii="Times New Roman" w:hAnsi="Times New Roman" w:cs="Times New Roman"/>
          </w:rPr>
          <w:t xml:space="preserve">(d) </w:t>
        </w:r>
        <w:r>
          <w:rPr>
            <w:rFonts w:ascii="Times New Roman" w:hAnsi="Times New Roman" w:cs="Times New Roman"/>
            <w:i/>
            <w:iCs/>
          </w:rPr>
          <w:t>Damage: Repair and Restoration.</w:t>
        </w:r>
        <w:r>
          <w:rPr>
            <w:rFonts w:ascii="Times New Roman" w:hAnsi="Times New Roman" w:cs="Times New Roman"/>
          </w:rPr>
          <w:t xml:space="preserve"> </w:t>
        </w:r>
        <w:r w:rsidRPr="002A610B">
          <w:rPr>
            <w:rFonts w:ascii="Times New Roman" w:hAnsi="Times New Roman" w:cs="Times New Roman"/>
          </w:rPr>
          <w:t>Grantees shall be jointly and severally responsible, at their sole cost and expense, for promptly repairing and 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manner, in compliance with applicable law, and in a manner reasonably acceptable to Grantors.</w:t>
        </w:r>
      </w:ins>
    </w:p>
    <w:p w14:paraId="5104BB0A" w14:textId="77777777" w:rsidR="00F172E9" w:rsidRDefault="00F172E9">
      <w:pPr>
        <w:pStyle w:val="BodyText"/>
        <w:ind w:left="720"/>
        <w:rPr>
          <w:ins w:id="36" w:author="Garrett Lawton" w:date="2026-07-28T15:43:00Z" w16du:dateUtc="2026-07-28T19:43:00Z"/>
          <w:rFonts w:ascii="Times New Roman" w:hAnsi="Times New Roman" w:cs="Times New Roman"/>
        </w:rPr>
        <w:pPrChange w:id="37" w:author="Garrett Lawton" w:date="2026-07-28T15:44:00Z" w16du:dateUtc="2026-07-28T19:44:00Z">
          <w:pPr>
            <w:pStyle w:val="BodyText"/>
          </w:pPr>
        </w:pPrChange>
      </w:pPr>
      <w:ins w:id="38" w:author="Garrett Lawton" w:date="2026-07-28T15:43:00Z" w16du:dateUtc="2026-07-28T19:43:00Z">
        <w:r w:rsidRPr="002A610B">
          <w:rPr>
            <w:rFonts w:ascii="Times New Roman" w:hAnsi="Times New Roman" w:cs="Times New Roman"/>
          </w:rPr>
          <w:t xml:space="preserve">Except in the event of an emergency requiring immediate action to prevent personal injury or material property damage, no repair or restoration work shall be commenced </w:t>
        </w:r>
        <w:r w:rsidRPr="002A610B">
          <w:rPr>
            <w:rFonts w:ascii="Times New Roman" w:hAnsi="Times New Roman" w:cs="Times New Roman"/>
          </w:rPr>
          <w:lastRenderedPageBreak/>
          <w:t>without Grantors’ prior written approval of the scope and manner of the proposed work. If Grantees fail to complete any required repair or restoration within fifteen (15) days after written notice from Grantors, or within such shorter period as may be reasonably necessary to address an unsafe condition or prevent further damage, Grantors may perform or cause such work to be performed, and Grantees shall reimburse Grantors for all reasonable costs and expenses incurred within ten (10) days after written demand.</w:t>
        </w:r>
      </w:ins>
    </w:p>
    <w:p w14:paraId="499E6508" w14:textId="77777777" w:rsidR="00F172E9" w:rsidRPr="002A610B" w:rsidRDefault="00F172E9" w:rsidP="002D5848">
      <w:pPr>
        <w:pStyle w:val="FirstParagraph"/>
        <w:ind w:left="720"/>
        <w:rPr>
          <w:ins w:id="39" w:author="Garrett Lawton" w:date="2026-07-28T15:45:00Z" w16du:dateUtc="2026-07-28T19:45:00Z"/>
          <w:rFonts w:ascii="Times New Roman" w:hAnsi="Times New Roman" w:cs="Times New Roman"/>
        </w:rPr>
        <w:pPrChange w:id="40" w:author="Garrett Lawton" w:date="2026-07-29T12:49:00Z" w16du:dateUtc="2026-07-29T16:49:00Z">
          <w:pPr>
            <w:pStyle w:val="FirstParagraph"/>
          </w:pPr>
        </w:pPrChange>
      </w:pPr>
      <w:ins w:id="41" w:author="Garrett Lawton" w:date="2026-07-28T15:45:00Z" w16du:dateUtc="2026-07-28T19:45:00Z">
        <w:r>
          <w:rPr>
            <w:rFonts w:ascii="Times New Roman" w:hAnsi="Times New Roman" w:cs="Times New Roman"/>
          </w:rPr>
          <w:t xml:space="preserve">(e) </w:t>
        </w:r>
        <w:r>
          <w:rPr>
            <w:rFonts w:ascii="Times New Roman" w:hAnsi="Times New Roman" w:cs="Times New Roman"/>
            <w:i/>
            <w:iCs/>
          </w:rPr>
          <w:t xml:space="preserve">Removal of Property and </w:t>
        </w:r>
        <w:r w:rsidRPr="002A610B">
          <w:rPr>
            <w:rFonts w:ascii="Times New Roman" w:hAnsi="Times New Roman" w:cs="Times New Roman"/>
            <w:i/>
            <w:iCs/>
          </w:rPr>
          <w:t>Debris</w:t>
        </w:r>
        <w:r>
          <w:rPr>
            <w:rFonts w:ascii="Times New Roman" w:hAnsi="Times New Roman" w:cs="Times New Roman"/>
          </w:rPr>
          <w:t xml:space="preserve">. </w:t>
        </w:r>
        <w:r w:rsidRPr="002A610B">
          <w:rPr>
            <w:rFonts w:ascii="Times New Roman" w:hAnsi="Times New Roman" w:cs="Times New Roman"/>
          </w:rPr>
          <w:t>After each use of the Easement Area, the Permitted Users shall remove all trash, refuse, fishing line, hooks, food, beverage containers, recreational equipment, watercraft, and other personal property brought onto the Property, except for items that Grantors have expressly authorized in writing to remain at the permitted dock. No personal property may be stored overnight within the Easement Area without Grantors’ prior written consent.</w:t>
        </w:r>
      </w:ins>
    </w:p>
    <w:p w14:paraId="5C96CF34" w14:textId="77777777" w:rsidR="00F172E9" w:rsidRPr="002A610B" w:rsidRDefault="00F172E9" w:rsidP="002D5848">
      <w:pPr>
        <w:pStyle w:val="BodyText"/>
        <w:ind w:left="720"/>
        <w:rPr>
          <w:ins w:id="42" w:author="Garrett Lawton" w:date="2026-07-28T15:45:00Z" w16du:dateUtc="2026-07-28T19:45:00Z"/>
          <w:rFonts w:ascii="Times New Roman" w:hAnsi="Times New Roman" w:cs="Times New Roman"/>
        </w:rPr>
        <w:pPrChange w:id="43" w:author="Garrett Lawton" w:date="2026-07-29T12:49:00Z" w16du:dateUtc="2026-07-29T16:49:00Z">
          <w:pPr>
            <w:pStyle w:val="BodyText"/>
          </w:pPr>
        </w:pPrChange>
      </w:pPr>
      <w:ins w:id="44" w:author="Garrett Lawton" w:date="2026-07-28T15:45:00Z" w16du:dateUtc="2026-07-28T19:45:00Z">
        <w:r w:rsidRPr="002A610B">
          <w:rPr>
            <w:rFonts w:ascii="Times New Roman" w:hAnsi="Times New Roman" w:cs="Times New Roman"/>
          </w:rPr>
          <w:t>Grantors may remove and dispose of any unauthorized property remaining within the Easement Area after written notice to Grantees and a reasonable opportunity to remove such property. No notice shall be required for items reasonably determined by Grantors to create an immediate safety, environmental, or property-damage risk. Grantees shall reimburse Grantors for all reasonable removal, storage, disposal, repair, and restoration costs.</w:t>
        </w:r>
      </w:ins>
    </w:p>
    <w:p w14:paraId="167B08C4" w14:textId="77777777" w:rsidR="00F172E9" w:rsidRPr="002A610B" w:rsidRDefault="00F172E9" w:rsidP="002D5848">
      <w:pPr>
        <w:pStyle w:val="FirstParagraph"/>
        <w:ind w:left="720"/>
        <w:rPr>
          <w:ins w:id="45" w:author="Garrett Lawton" w:date="2026-07-28T15:46:00Z" w16du:dateUtc="2026-07-28T19:46:00Z"/>
          <w:rFonts w:ascii="Times New Roman" w:hAnsi="Times New Roman" w:cs="Times New Roman"/>
        </w:rPr>
        <w:pPrChange w:id="46" w:author="Garrett Lawton" w:date="2026-07-29T12:49:00Z" w16du:dateUtc="2026-07-29T16:49:00Z">
          <w:pPr>
            <w:pStyle w:val="FirstParagraph"/>
          </w:pPr>
        </w:pPrChange>
      </w:pPr>
      <w:ins w:id="47" w:author="Garrett Lawton" w:date="2026-07-28T15:46:00Z" w16du:dateUtc="2026-07-28T19:46:00Z">
        <w:r>
          <w:rPr>
            <w:rFonts w:ascii="Times New Roman" w:hAnsi="Times New Roman" w:cs="Times New Roman"/>
          </w:rPr>
          <w:t xml:space="preserve">(f) </w:t>
        </w:r>
        <w:r>
          <w:rPr>
            <w:rFonts w:ascii="Times New Roman" w:hAnsi="Times New Roman" w:cs="Times New Roman"/>
            <w:i/>
            <w:iCs/>
          </w:rPr>
          <w:t xml:space="preserve">Contractors; Liens. </w:t>
        </w:r>
        <w:r w:rsidRPr="002A610B">
          <w:rPr>
            <w:rFonts w:ascii="Times New Roman" w:hAnsi="Times New Roman" w:cs="Times New Roman"/>
          </w:rPr>
          <w:t>Any contractor or other person performing work within the Easement Area at the direction of a Permitted User shall be properly licensed, if applicable, and insured as required under this Agreement. Grantees shall be responsible for the conduct of all such persons.</w:t>
        </w:r>
      </w:ins>
    </w:p>
    <w:p w14:paraId="2F1113CB" w14:textId="7FFB270B" w:rsidR="00F172E9" w:rsidRPr="002D5848" w:rsidRDefault="00F172E9" w:rsidP="002D5848">
      <w:pPr>
        <w:pStyle w:val="BodyText"/>
        <w:ind w:left="720"/>
        <w:rPr>
          <w:rFonts w:ascii="Times New Roman" w:hAnsi="Times New Roman" w:cs="Times New Roman"/>
          <w:rPrChange w:id="48" w:author="Garrett Lawton" w:date="2026-07-29T12:49:00Z" w16du:dateUtc="2026-07-29T16:49:00Z">
            <w:rPr>
              <w:rFonts w:ascii="Century Schoolbook" w:hAnsi="Century Schoolbook"/>
              <w:sz w:val="24"/>
              <w:szCs w:val="24"/>
            </w:rPr>
          </w:rPrChange>
        </w:rPr>
        <w:pPrChange w:id="49" w:author="Garrett Lawton" w:date="2026-07-29T12:49:00Z" w16du:dateUtc="2026-07-29T16:49:00Z">
          <w:pPr>
            <w:spacing w:after="200"/>
            <w:ind w:left="720"/>
            <w:jc w:val="both"/>
          </w:pPr>
        </w:pPrChange>
      </w:pPr>
      <w:ins w:id="50" w:author="Garrett Lawton" w:date="2026-07-28T15:46:00Z" w16du:dateUtc="2026-07-28T19:46:00Z">
        <w:r w:rsidRPr="002A610B">
          <w:rPr>
            <w:rFonts w:ascii="Times New Roman" w:hAnsi="Times New Roman" w:cs="Times New Roman"/>
          </w:rPr>
          <w:t>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Grantors may take such action as Grantors reasonably determine necessary to remove or address the lien, and Grantees shall reimburse Grantors for all resulting costs, expenses, and reasonable attorneys’ fees.</w:t>
        </w:r>
      </w:ins>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ins w:id="51" w:author="Garrett Lawton" w:date="2026-07-29T12:13:00Z" w16du:dateUtc="2026-07-29T16:13:00Z">
        <w:r w:rsidR="008A5578">
          <w:rPr>
            <w:rFonts w:ascii="Century Schoolbook" w:hAnsi="Century Schoolbook"/>
            <w:b/>
            <w:bCs/>
            <w:sz w:val="24"/>
            <w:szCs w:val="24"/>
            <w:u w:val="single"/>
          </w:rPr>
          <w:t>, Assumption of Risk, Release</w:t>
        </w:r>
      </w:ins>
      <w:r w:rsidRPr="00D779F4">
        <w:rPr>
          <w:rFonts w:ascii="Century Schoolbook" w:hAnsi="Century Schoolbook"/>
          <w:b/>
          <w:bCs/>
          <w:sz w:val="24"/>
          <w:szCs w:val="24"/>
        </w:rPr>
        <w:t xml:space="preserve">. </w:t>
      </w:r>
    </w:p>
    <w:p w14:paraId="12A17005" w14:textId="2B1CC63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Grantees, for themselves and the other Permitted Users, agree to release, defend, indemnify, and hold harmless Grantors, Grantors'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Grantors.</w:t>
      </w:r>
    </w:p>
    <w:p w14:paraId="56531D39" w14:textId="52394D4B" w:rsidR="00B11F55" w:rsidRDefault="00000000">
      <w:pPr>
        <w:spacing w:after="200"/>
        <w:ind w:left="720"/>
        <w:jc w:val="both"/>
        <w:rPr>
          <w:ins w:id="52" w:author="Garrett Lawton" w:date="2026-07-28T15:47:00Z" w16du:dateUtc="2026-07-28T19:47:00Z"/>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r w:rsidR="006C1E4E" w:rsidRPr="00D779F4">
        <w:rPr>
          <w:rFonts w:ascii="Century Schoolbook" w:hAnsi="Century Schoolbook"/>
          <w:i/>
          <w:iCs/>
          <w:sz w:val="24"/>
          <w:szCs w:val="24"/>
        </w:rPr>
        <w:t>Grantors</w:t>
      </w:r>
      <w:r w:rsidRPr="00D779F4">
        <w:rPr>
          <w:rFonts w:ascii="Century Schoolbook" w:hAnsi="Century Schoolbook"/>
          <w:sz w:val="24"/>
          <w:szCs w:val="24"/>
        </w:rPr>
        <w:t xml:space="preserve">.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agree to release, defend, indemnify, and hold harmless Grantees, their heirs, successors, and assigns, from and against any and all claims, losses, damages, or liabilities for injury to persons or damage </w:t>
      </w:r>
      <w:r w:rsidRPr="00D779F4">
        <w:rPr>
          <w:rFonts w:ascii="Century Schoolbook" w:hAnsi="Century Schoolbook"/>
          <w:sz w:val="24"/>
          <w:szCs w:val="24"/>
        </w:rPr>
        <w:lastRenderedPageBreak/>
        <w:t xml:space="preserve">to property arising out of or related to </w:t>
      </w:r>
      <w:r w:rsidR="006C1E4E" w:rsidRPr="00D779F4">
        <w:rPr>
          <w:rFonts w:ascii="Century Schoolbook" w:hAnsi="Century Schoolbook"/>
          <w:sz w:val="24"/>
          <w:szCs w:val="24"/>
        </w:rPr>
        <w:t>Grantors</w:t>
      </w:r>
      <w:r w:rsidRPr="00D779F4">
        <w:rPr>
          <w:rFonts w:ascii="Century Schoolbook" w:hAnsi="Century Schoolbook"/>
          <w:sz w:val="24"/>
          <w:szCs w:val="24"/>
        </w:rPr>
        <w:t>’ negligence or willful misconduct with respect to the Property or the Easement Area.</w:t>
      </w:r>
    </w:p>
    <w:p w14:paraId="504F1BA0" w14:textId="77777777" w:rsidR="00F172E9" w:rsidRPr="002A610B" w:rsidRDefault="00F172E9" w:rsidP="002D5848">
      <w:pPr>
        <w:pStyle w:val="FirstParagraph"/>
        <w:ind w:left="720"/>
        <w:rPr>
          <w:ins w:id="53" w:author="Garrett Lawton" w:date="2026-07-28T15:48:00Z" w16du:dateUtc="2026-07-28T19:48:00Z"/>
          <w:rFonts w:ascii="Times New Roman" w:hAnsi="Times New Roman" w:cs="Times New Roman"/>
        </w:rPr>
      </w:pPr>
      <w:ins w:id="54" w:author="Garrett Lawton" w:date="2026-07-28T15:48:00Z" w16du:dateUtc="2026-07-28T19:48:00Z">
        <w:r>
          <w:rPr>
            <w:rFonts w:ascii="Times New Roman" w:hAnsi="Times New Roman" w:cs="Times New Roman"/>
          </w:rPr>
          <w:t xml:space="preserve">(c) </w:t>
        </w:r>
        <w:r w:rsidRPr="002A610B">
          <w:rPr>
            <w:rFonts w:ascii="Times New Roman" w:hAnsi="Times New Roman" w:cs="Times New Roman"/>
            <w:i/>
            <w:iCs/>
          </w:rPr>
          <w:t>Acknowledgment of Conditions and Assumption of Risk</w:t>
        </w:r>
        <w:r>
          <w:rPr>
            <w:rFonts w:ascii="Times New Roman" w:hAnsi="Times New Roman" w:cs="Times New Roman"/>
          </w:rPr>
          <w:t xml:space="preserve">. </w:t>
        </w:r>
        <w:r w:rsidRPr="002A610B">
          <w:rPr>
            <w:rFonts w:ascii="Times New Roman" w:hAnsi="Times New Roman" w:cs="Times New Roman"/>
          </w:rPr>
          <w:t>Each Permitted User acknowledges that the Easement Area, the access trail, the shoreline, the lake, and the permitted dock are or may be unimproved, unsupervised, unguarded, unlighted, and subject to natural and artificial conditions that may be hazardous.</w:t>
        </w:r>
      </w:ins>
    </w:p>
    <w:p w14:paraId="05E3A418" w14:textId="77777777" w:rsidR="00F172E9" w:rsidRPr="002A610B" w:rsidRDefault="00F172E9" w:rsidP="002D5848">
      <w:pPr>
        <w:pStyle w:val="BodyText"/>
        <w:ind w:left="720"/>
        <w:rPr>
          <w:ins w:id="55" w:author="Garrett Lawton" w:date="2026-07-28T15:48:00Z" w16du:dateUtc="2026-07-28T19:48:00Z"/>
          <w:rFonts w:ascii="Times New Roman" w:hAnsi="Times New Roman" w:cs="Times New Roman"/>
        </w:rPr>
        <w:pPrChange w:id="56" w:author="Garrett Lawton" w:date="2026-07-29T12:49:00Z" w16du:dateUtc="2026-07-29T16:49:00Z">
          <w:pPr>
            <w:pStyle w:val="BodyText"/>
          </w:pPr>
        </w:pPrChange>
      </w:pPr>
      <w:ins w:id="57" w:author="Garrett Lawton" w:date="2026-07-28T15:48:00Z" w16du:dateUtc="2026-07-28T19:48:00Z">
        <w:r w:rsidRPr="002A610B">
          <w:rPr>
            <w:rFonts w:ascii="Times New Roman" w:hAnsi="Times New Roman" w:cs="Times New Roman"/>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ins>
    </w:p>
    <w:p w14:paraId="091ACD77" w14:textId="77777777" w:rsidR="00F172E9" w:rsidRPr="002A610B" w:rsidRDefault="00F172E9" w:rsidP="002D5848">
      <w:pPr>
        <w:pStyle w:val="BodyText"/>
        <w:ind w:left="720"/>
        <w:rPr>
          <w:ins w:id="58" w:author="Garrett Lawton" w:date="2026-07-28T15:48:00Z" w16du:dateUtc="2026-07-28T19:48:00Z"/>
          <w:rFonts w:ascii="Times New Roman" w:hAnsi="Times New Roman" w:cs="Times New Roman"/>
        </w:rPr>
        <w:pPrChange w:id="59" w:author="Garrett Lawton" w:date="2026-07-29T12:49:00Z" w16du:dateUtc="2026-07-29T16:49:00Z">
          <w:pPr>
            <w:pStyle w:val="BodyText"/>
          </w:pPr>
        </w:pPrChange>
      </w:pPr>
      <w:ins w:id="60" w:author="Garrett Lawton" w:date="2026-07-28T15:48:00Z" w16du:dateUtc="2026-07-28T19:48:00Z">
        <w:r w:rsidRPr="002A610B">
          <w:rPr>
            <w:rFonts w:ascii="Times New Roman" w:hAnsi="Times New Roman" w:cs="Times New Roman"/>
          </w:rPr>
          <w:t>The Permitted Users further acknowledge that Grantors do not provide lifeguards, supervision, rescue personnel, safety equipment, lighting, warnings, barriers, water-quality testing, or any representation concerning the safety, condition, depth, cleanliness, suitability, or recreational usability of the Easement Area or lake.</w:t>
        </w:r>
      </w:ins>
    </w:p>
    <w:p w14:paraId="11250559" w14:textId="373D232C" w:rsidR="00F172E9" w:rsidRDefault="00F172E9" w:rsidP="002D5848">
      <w:pPr>
        <w:spacing w:after="200"/>
        <w:ind w:left="720"/>
        <w:jc w:val="both"/>
        <w:rPr>
          <w:ins w:id="61" w:author="Garrett Lawton" w:date="2026-07-28T15:49:00Z" w16du:dateUtc="2026-07-28T19:49:00Z"/>
          <w:sz w:val="24"/>
          <w:szCs w:val="24"/>
        </w:rPr>
      </w:pPr>
      <w:ins w:id="62" w:author="Garrett Lawton" w:date="2026-07-28T15:48:00Z" w16du:dateUtc="2026-07-28T19:48:00Z">
        <w:r w:rsidRPr="002A610B">
          <w:rPr>
            <w:sz w:val="24"/>
            <w:szCs w:val="24"/>
          </w:rPr>
          <w:t>Each Permitted User voluntarily assumes all risks, whether known or unknown, foreseeable or unforeseeable, arising from or relating to entry upon or use of the Property, Easement Area, lake, access trail, or permitted dock</w:t>
        </w:r>
      </w:ins>
      <w:ins w:id="63" w:author="Garrett Lawton" w:date="2026-07-28T15:49:00Z" w16du:dateUtc="2026-07-28T19:49:00Z">
        <w:r>
          <w:rPr>
            <w:sz w:val="24"/>
            <w:szCs w:val="24"/>
          </w:rPr>
          <w:t>.</w:t>
        </w:r>
      </w:ins>
    </w:p>
    <w:p w14:paraId="0CC8A623" w14:textId="77777777" w:rsidR="00F172E9" w:rsidRPr="002A610B" w:rsidRDefault="00F172E9" w:rsidP="002D5848">
      <w:pPr>
        <w:pStyle w:val="FirstParagraph"/>
        <w:ind w:left="720"/>
        <w:rPr>
          <w:ins w:id="64" w:author="Garrett Lawton" w:date="2026-07-28T15:49:00Z" w16du:dateUtc="2026-07-28T19:49:00Z"/>
          <w:rFonts w:ascii="Times New Roman" w:hAnsi="Times New Roman" w:cs="Times New Roman"/>
        </w:rPr>
        <w:pPrChange w:id="65" w:author="Garrett Lawton" w:date="2026-07-29T12:49:00Z" w16du:dateUtc="2026-07-29T16:49:00Z">
          <w:pPr>
            <w:pStyle w:val="FirstParagraph"/>
          </w:pPr>
        </w:pPrChange>
      </w:pPr>
      <w:ins w:id="66" w:author="Garrett Lawton" w:date="2026-07-28T15:49:00Z" w16du:dateUtc="2026-07-28T19:49:00Z">
        <w:r>
          <w:rPr>
            <w:rFonts w:ascii="Times New Roman" w:hAnsi="Times New Roman" w:cs="Times New Roman"/>
          </w:rPr>
          <w:t xml:space="preserve">(d) </w:t>
        </w:r>
        <w:r w:rsidRPr="002A610B">
          <w:rPr>
            <w:rFonts w:ascii="Times New Roman" w:hAnsi="Times New Roman" w:cs="Times New Roman"/>
            <w:i/>
            <w:iCs/>
          </w:rPr>
          <w:t>Release and Waiver</w:t>
        </w:r>
        <w:r>
          <w:rPr>
            <w:rFonts w:ascii="Times New Roman" w:hAnsi="Times New Roman" w:cs="Times New Roman"/>
          </w:rPr>
          <w:t xml:space="preserve">. </w:t>
        </w:r>
        <w:r w:rsidRPr="002A610B">
          <w:rPr>
            <w:rFonts w:ascii="Times New Roman" w:hAnsi="Times New Roman" w:cs="Times New Roman"/>
          </w:rPr>
          <w:t>To the fullest extent permitted by applicable law, Grantees and each adult Permitted User, for themselves and for their respective heirs, personal representatives, estates, successors, and assigns, release and forever discharge Grantors and Grantors’ family members, agents, representatives, insurers, heirs, successors, and assigns from all claims, causes of action, damages, losses, liabilities, and expenses arising from or relating to entry upon or use of the Property, Easement Area, access trail, lake, or permitted dock by any Permitted User or by any Permitted User’s agent, contractor, guest, or invitee.</w:t>
        </w:r>
      </w:ins>
    </w:p>
    <w:p w14:paraId="5057F2B3" w14:textId="5C713BEB" w:rsidR="00F172E9" w:rsidRDefault="00F172E9" w:rsidP="002D5848">
      <w:pPr>
        <w:pStyle w:val="BodyText"/>
        <w:ind w:left="720"/>
        <w:rPr>
          <w:ins w:id="67" w:author="Garrett Lawton" w:date="2026-07-28T15:50:00Z" w16du:dateUtc="2026-07-28T19:50:00Z"/>
          <w:rFonts w:ascii="Times New Roman" w:hAnsi="Times New Roman" w:cs="Times New Roman"/>
        </w:rPr>
        <w:pPrChange w:id="68" w:author="Garrett Lawton" w:date="2026-07-29T12:49:00Z" w16du:dateUtc="2026-07-29T16:49:00Z">
          <w:pPr>
            <w:pStyle w:val="BodyText"/>
          </w:pPr>
        </w:pPrChange>
      </w:pPr>
      <w:ins w:id="69" w:author="Garrett Lawton" w:date="2026-07-28T15:49:00Z" w16du:dateUtc="2026-07-28T19:49:00Z">
        <w:r w:rsidRPr="002A610B">
          <w:rPr>
            <w:rFonts w:ascii="Times New Roman" w:hAnsi="Times New Roman" w:cs="Times New Roman"/>
          </w:rPr>
          <w:t>The foregoing release shall not apply to the extent a claim is finally determined by a court of competent jurisdiction to have resulted directly from the gross negligence or willful misconduct of Grantors.</w:t>
        </w:r>
      </w:ins>
    </w:p>
    <w:p w14:paraId="329B05AF" w14:textId="36D09AA7" w:rsidR="00F172E9" w:rsidRPr="00F172E9" w:rsidRDefault="00F172E9" w:rsidP="002D5848">
      <w:pPr>
        <w:pStyle w:val="FirstParagraph"/>
        <w:ind w:left="720"/>
        <w:rPr>
          <w:rFonts w:ascii="Times New Roman" w:hAnsi="Times New Roman"/>
          <w:rPrChange w:id="70" w:author="Garrett Lawton" w:date="2026-07-28T15:49:00Z" w16du:dateUtc="2026-07-28T19:49:00Z">
            <w:rPr>
              <w:rFonts w:ascii="Century Schoolbook" w:hAnsi="Century Schoolbook"/>
              <w:sz w:val="24"/>
              <w:szCs w:val="24"/>
            </w:rPr>
          </w:rPrChange>
        </w:rPr>
        <w:pPrChange w:id="71" w:author="Garrett Lawton" w:date="2026-07-29T12:49:00Z" w16du:dateUtc="2026-07-29T16:49:00Z">
          <w:pPr>
            <w:spacing w:after="200"/>
            <w:ind w:left="720"/>
            <w:jc w:val="both"/>
          </w:pPr>
        </w:pPrChange>
      </w:pPr>
      <w:ins w:id="72" w:author="Garrett Lawton" w:date="2026-07-28T15:50:00Z" w16du:dateUtc="2026-07-28T19:50:00Z">
        <w:r>
          <w:rPr>
            <w:rFonts w:ascii="Times New Roman" w:hAnsi="Times New Roman" w:cs="Times New Roman"/>
          </w:rPr>
          <w:t xml:space="preserve">(e) </w:t>
        </w:r>
        <w:r w:rsidRPr="002A610B">
          <w:rPr>
            <w:rFonts w:ascii="Times New Roman" w:hAnsi="Times New Roman" w:cs="Times New Roman"/>
            <w:i/>
            <w:iCs/>
          </w:rPr>
          <w:t>Survival</w:t>
        </w:r>
        <w:r>
          <w:rPr>
            <w:rFonts w:ascii="Times New Roman" w:hAnsi="Times New Roman" w:cs="Times New Roman"/>
          </w:rPr>
          <w:t xml:space="preserve">. </w:t>
        </w:r>
        <w:r w:rsidRPr="002A610B">
          <w:rPr>
            <w:rFonts w:ascii="Times New Roman" w:hAnsi="Times New Roman" w:cs="Times New Roman"/>
          </w:rPr>
          <w:t>The assumption-of-risk, release, defense, indemnification, reimbursement, repair, restoration, and lien-removal obligations contained in this Agreement shall survive termination of the easement.</w:t>
        </w:r>
      </w:ins>
    </w:p>
    <w:p w14:paraId="12DAB17B" w14:textId="7FD11AA6" w:rsidR="008A5578" w:rsidRPr="008A5578" w:rsidRDefault="008A5578">
      <w:pPr>
        <w:spacing w:after="200"/>
        <w:jc w:val="both"/>
        <w:rPr>
          <w:ins w:id="73" w:author="Garrett Lawton" w:date="2026-07-29T12:13:00Z" w16du:dateUtc="2026-07-29T16:13:00Z"/>
          <w:rFonts w:ascii="Century Schoolbook" w:hAnsi="Century Schoolbook"/>
          <w:b/>
          <w:bCs/>
          <w:sz w:val="24"/>
          <w:szCs w:val="24"/>
          <w:u w:val="single"/>
          <w:rPrChange w:id="74" w:author="Garrett Lawton" w:date="2026-07-29T12:13:00Z" w16du:dateUtc="2026-07-29T16:13:00Z">
            <w:rPr>
              <w:ins w:id="75" w:author="Garrett Lawton" w:date="2026-07-29T12:13:00Z" w16du:dateUtc="2026-07-29T16:13:00Z"/>
              <w:rFonts w:ascii="Century Schoolbook" w:hAnsi="Century Schoolbook"/>
              <w:b/>
              <w:bCs/>
              <w:sz w:val="24"/>
              <w:szCs w:val="24"/>
            </w:rPr>
          </w:rPrChange>
        </w:rPr>
      </w:pPr>
      <w:ins w:id="76" w:author="Garrett Lawton" w:date="2026-07-29T12:13:00Z" w16du:dateUtc="2026-07-29T16:13:00Z">
        <w:r>
          <w:rPr>
            <w:rFonts w:ascii="Century Schoolbook" w:hAnsi="Century Schoolbook"/>
            <w:b/>
            <w:bCs/>
            <w:sz w:val="24"/>
            <w:szCs w:val="24"/>
          </w:rPr>
          <w:t>6. Insurance</w:t>
        </w:r>
        <w:r>
          <w:rPr>
            <w:rFonts w:ascii="Century Schoolbook" w:hAnsi="Century Schoolbook"/>
            <w:b/>
            <w:bCs/>
            <w:sz w:val="24"/>
            <w:szCs w:val="24"/>
            <w:u w:val="single"/>
          </w:rPr>
          <w:t>.</w:t>
        </w:r>
      </w:ins>
    </w:p>
    <w:p w14:paraId="4B82CFF1" w14:textId="2220FB15" w:rsidR="008A5578" w:rsidRPr="002A610B" w:rsidRDefault="008A5578" w:rsidP="002D5848">
      <w:pPr>
        <w:pStyle w:val="FirstParagraph"/>
        <w:ind w:left="720"/>
        <w:rPr>
          <w:ins w:id="77" w:author="Garrett Lawton" w:date="2026-07-29T12:14:00Z" w16du:dateUtc="2026-07-29T16:14:00Z"/>
          <w:rFonts w:ascii="Times New Roman" w:hAnsi="Times New Roman" w:cs="Times New Roman"/>
        </w:rPr>
        <w:pPrChange w:id="78" w:author="Garrett Lawton" w:date="2026-07-29T12:49:00Z" w16du:dateUtc="2026-07-29T16:49:00Z">
          <w:pPr>
            <w:pStyle w:val="FirstParagraph"/>
          </w:pPr>
        </w:pPrChange>
      </w:pPr>
      <w:ins w:id="79" w:author="Garrett Lawton" w:date="2026-07-29T12:14:00Z" w16du:dateUtc="2026-07-29T16:14:00Z">
        <w:r>
          <w:rPr>
            <w:rFonts w:ascii="Times New Roman" w:hAnsi="Times New Roman" w:cs="Times New Roman"/>
          </w:rPr>
          <w:t xml:space="preserve">(a) </w:t>
        </w:r>
        <w:r w:rsidRPr="002A610B">
          <w:rPr>
            <w:rFonts w:ascii="Times New Roman" w:hAnsi="Times New Roman" w:cs="Times New Roman"/>
            <w:i/>
            <w:iCs/>
          </w:rPr>
          <w:t>Personal Liability Insurance</w:t>
        </w:r>
        <w:r>
          <w:rPr>
            <w:rFonts w:ascii="Times New Roman" w:hAnsi="Times New Roman" w:cs="Times New Roman"/>
          </w:rPr>
          <w:t xml:space="preserve">. </w:t>
        </w:r>
        <w:r w:rsidRPr="002A610B">
          <w:rPr>
            <w:rFonts w:ascii="Times New Roman" w:hAnsi="Times New Roman" w:cs="Times New Roman"/>
          </w:rPr>
          <w:t xml:space="preserve">Throughout the term of this Agreement, Grantees shall maintain, at their sole cost and expense, personal liability insurance or umbrella liability insurance providing coverage for bodily injury, death, and property damage arising from the activities permitted under this Agreement, with limits of not less than One Million Dollars ($1,000,000) per occurrence and Two Million Dollars ($2,000,000) in the </w:t>
        </w:r>
        <w:r w:rsidRPr="002A610B">
          <w:rPr>
            <w:rFonts w:ascii="Times New Roman" w:hAnsi="Times New Roman" w:cs="Times New Roman"/>
          </w:rPr>
          <w:lastRenderedPageBreak/>
          <w:t>aggregate, or such greater limits as Grantors may reasonably require based upon commercially available coverage and the nature of the permitted use.</w:t>
        </w:r>
      </w:ins>
    </w:p>
    <w:p w14:paraId="74703A32" w14:textId="77777777" w:rsidR="008A5578" w:rsidRPr="002A610B" w:rsidRDefault="008A5578" w:rsidP="002D5848">
      <w:pPr>
        <w:pStyle w:val="BodyText"/>
        <w:ind w:left="720"/>
        <w:rPr>
          <w:ins w:id="80" w:author="Garrett Lawton" w:date="2026-07-29T12:14:00Z" w16du:dateUtc="2026-07-29T16:14:00Z"/>
          <w:rFonts w:ascii="Times New Roman" w:hAnsi="Times New Roman" w:cs="Times New Roman"/>
        </w:rPr>
        <w:pPrChange w:id="81" w:author="Garrett Lawton" w:date="2026-07-29T12:49:00Z" w16du:dateUtc="2026-07-29T16:49:00Z">
          <w:pPr>
            <w:pStyle w:val="BodyText"/>
          </w:pPr>
        </w:pPrChange>
      </w:pPr>
      <w:ins w:id="82" w:author="Garrett Lawton" w:date="2026-07-29T12:14:00Z" w16du:dateUtc="2026-07-29T16:14:00Z">
        <w:r w:rsidRPr="002A610B">
          <w:rPr>
            <w:rFonts w:ascii="Times New Roman" w:hAnsi="Times New Roman" w:cs="Times New Roman"/>
          </w:rPr>
          <w:t>The required coverage shall apply to recreational lake use, swimming, fishing, boating, dock use, guest activities, and maintenance or other work performed within the Easement Area.</w:t>
        </w:r>
      </w:ins>
    </w:p>
    <w:p w14:paraId="107594B7" w14:textId="3F03ECAA" w:rsidR="008A5578" w:rsidRPr="002A610B" w:rsidRDefault="008A5578" w:rsidP="002D5848">
      <w:pPr>
        <w:pStyle w:val="FirstParagraph"/>
        <w:ind w:left="720"/>
        <w:rPr>
          <w:ins w:id="83" w:author="Garrett Lawton" w:date="2026-07-29T12:14:00Z" w16du:dateUtc="2026-07-29T16:14:00Z"/>
          <w:rFonts w:ascii="Times New Roman" w:hAnsi="Times New Roman" w:cs="Times New Roman"/>
        </w:rPr>
        <w:pPrChange w:id="84" w:author="Garrett Lawton" w:date="2026-07-29T12:49:00Z" w16du:dateUtc="2026-07-29T16:49:00Z">
          <w:pPr>
            <w:pStyle w:val="FirstParagraph"/>
          </w:pPr>
        </w:pPrChange>
      </w:pPr>
      <w:ins w:id="85" w:author="Garrett Lawton" w:date="2026-07-29T12:14:00Z" w16du:dateUtc="2026-07-29T16:14:00Z">
        <w:r>
          <w:rPr>
            <w:rFonts w:ascii="Times New Roman" w:hAnsi="Times New Roman" w:cs="Times New Roman"/>
          </w:rPr>
          <w:t xml:space="preserve">(b) </w:t>
        </w:r>
        <w:r w:rsidRPr="002A610B">
          <w:rPr>
            <w:rFonts w:ascii="Times New Roman" w:hAnsi="Times New Roman" w:cs="Times New Roman"/>
          </w:rPr>
          <w:t>To the extent commercially available, the policies required under this Section shall:</w:t>
        </w:r>
      </w:ins>
    </w:p>
    <w:p w14:paraId="09D6F066" w14:textId="77777777" w:rsidR="008A5578" w:rsidRPr="002A610B" w:rsidRDefault="008A5578" w:rsidP="002D5848">
      <w:pPr>
        <w:numPr>
          <w:ilvl w:val="0"/>
          <w:numId w:val="4"/>
        </w:numPr>
        <w:spacing w:after="200"/>
        <w:ind w:left="1440"/>
        <w:rPr>
          <w:ins w:id="86" w:author="Garrett Lawton" w:date="2026-07-29T12:14:00Z" w16du:dateUtc="2026-07-29T16:14:00Z"/>
          <w:sz w:val="24"/>
          <w:szCs w:val="24"/>
        </w:rPr>
        <w:pPrChange w:id="87" w:author="Garrett Lawton" w:date="2026-07-29T12:49:00Z" w16du:dateUtc="2026-07-29T16:49:00Z">
          <w:pPr>
            <w:numPr>
              <w:numId w:val="4"/>
            </w:numPr>
            <w:spacing w:after="200"/>
            <w:ind w:left="720" w:hanging="360"/>
          </w:pPr>
        </w:pPrChange>
      </w:pPr>
      <w:ins w:id="88" w:author="Garrett Lawton" w:date="2026-07-29T12:14:00Z" w16du:dateUtc="2026-07-29T16:14:00Z">
        <w:r w:rsidRPr="002A610B">
          <w:rPr>
            <w:sz w:val="24"/>
            <w:szCs w:val="24"/>
          </w:rPr>
          <w:t>name Grantors and any then-current owner of the Property as additional insureds with respect to claims arising from or relating to the rights granted under this Agreement;</w:t>
        </w:r>
      </w:ins>
    </w:p>
    <w:p w14:paraId="15D12A36" w14:textId="77777777" w:rsidR="008A5578" w:rsidRPr="002A610B" w:rsidRDefault="008A5578" w:rsidP="002D5848">
      <w:pPr>
        <w:numPr>
          <w:ilvl w:val="0"/>
          <w:numId w:val="4"/>
        </w:numPr>
        <w:spacing w:after="200"/>
        <w:ind w:left="1440"/>
        <w:rPr>
          <w:ins w:id="89" w:author="Garrett Lawton" w:date="2026-07-29T12:14:00Z" w16du:dateUtc="2026-07-29T16:14:00Z"/>
          <w:sz w:val="24"/>
          <w:szCs w:val="24"/>
        </w:rPr>
        <w:pPrChange w:id="90" w:author="Garrett Lawton" w:date="2026-07-29T12:49:00Z" w16du:dateUtc="2026-07-29T16:49:00Z">
          <w:pPr>
            <w:numPr>
              <w:numId w:val="4"/>
            </w:numPr>
            <w:spacing w:after="200"/>
            <w:ind w:left="720" w:hanging="360"/>
          </w:pPr>
        </w:pPrChange>
      </w:pPr>
      <w:ins w:id="91" w:author="Garrett Lawton" w:date="2026-07-29T12:14:00Z" w16du:dateUtc="2026-07-29T16:14:00Z">
        <w:r w:rsidRPr="002A610B">
          <w:rPr>
            <w:sz w:val="24"/>
            <w:szCs w:val="24"/>
          </w:rPr>
          <w:t>provide that such coverage is primary and noncontributory with respect to insurance maintained by Grantors; and</w:t>
        </w:r>
      </w:ins>
    </w:p>
    <w:p w14:paraId="144D1317" w14:textId="77777777" w:rsidR="008A5578" w:rsidRDefault="008A5578" w:rsidP="002D5848">
      <w:pPr>
        <w:numPr>
          <w:ilvl w:val="0"/>
          <w:numId w:val="4"/>
        </w:numPr>
        <w:spacing w:after="200"/>
        <w:ind w:left="1440"/>
        <w:rPr>
          <w:ins w:id="92" w:author="Garrett Lawton" w:date="2026-07-29T12:14:00Z" w16du:dateUtc="2026-07-29T16:14:00Z"/>
          <w:sz w:val="24"/>
          <w:szCs w:val="24"/>
        </w:rPr>
        <w:pPrChange w:id="93" w:author="Garrett Lawton" w:date="2026-07-29T12:49:00Z" w16du:dateUtc="2026-07-29T16:49:00Z">
          <w:pPr>
            <w:numPr>
              <w:numId w:val="4"/>
            </w:numPr>
            <w:spacing w:after="200"/>
            <w:ind w:left="720" w:hanging="360"/>
          </w:pPr>
        </w:pPrChange>
      </w:pPr>
      <w:ins w:id="94" w:author="Garrett Lawton" w:date="2026-07-29T12:14:00Z" w16du:dateUtc="2026-07-29T16:14:00Z">
        <w:r w:rsidRPr="002A610B">
          <w:rPr>
            <w:sz w:val="24"/>
            <w:szCs w:val="24"/>
          </w:rPr>
          <w:t>include a waiver of subrogation in favor of Grantors and any then-current owner of the Property.</w:t>
        </w:r>
      </w:ins>
    </w:p>
    <w:p w14:paraId="6BE2190B" w14:textId="77777777" w:rsidR="008A5578" w:rsidRPr="002A610B" w:rsidRDefault="008A5578" w:rsidP="002D5848">
      <w:pPr>
        <w:pStyle w:val="FirstParagraph"/>
        <w:ind w:left="720"/>
        <w:rPr>
          <w:ins w:id="95" w:author="Garrett Lawton" w:date="2026-07-29T12:14:00Z" w16du:dateUtc="2026-07-29T16:14:00Z"/>
          <w:rFonts w:ascii="Times New Roman" w:hAnsi="Times New Roman" w:cs="Times New Roman"/>
        </w:rPr>
      </w:pPr>
      <w:ins w:id="96" w:author="Garrett Lawton" w:date="2026-07-29T12:14:00Z" w16du:dateUtc="2026-07-29T16:14:00Z">
        <w:r>
          <w:rPr>
            <w:rFonts w:ascii="Times New Roman" w:hAnsi="Times New Roman" w:cs="Times New Roman"/>
          </w:rPr>
          <w:t xml:space="preserve">(l) </w:t>
        </w:r>
        <w:r w:rsidRPr="007073CC">
          <w:rPr>
            <w:rFonts w:ascii="Times New Roman" w:hAnsi="Times New Roman" w:cs="Times New Roman"/>
            <w:i/>
            <w:iCs/>
          </w:rPr>
          <w:t>Evidence of Insurance</w:t>
        </w:r>
        <w:r>
          <w:rPr>
            <w:rFonts w:ascii="Times New Roman" w:hAnsi="Times New Roman" w:cs="Times New Roman"/>
          </w:rPr>
          <w:t xml:space="preserve">. </w:t>
        </w:r>
        <w:r w:rsidRPr="002A610B">
          <w:rPr>
            <w:rFonts w:ascii="Times New Roman" w:hAnsi="Times New Roman" w:cs="Times New Roman"/>
          </w:rPr>
          <w:t>Before any Permitted User exercises rights under this Agreement, Grantees shall provide Grantors with certificates of insurance and, upon request, copies of endorsements or policy provisions reasonably necessary to verify compliance with this Section.</w:t>
        </w:r>
      </w:ins>
    </w:p>
    <w:p w14:paraId="5BE7A3F8" w14:textId="77777777" w:rsidR="008A5578" w:rsidRPr="002A610B" w:rsidRDefault="008A5578" w:rsidP="002D5848">
      <w:pPr>
        <w:pStyle w:val="BodyText"/>
        <w:ind w:left="720"/>
        <w:rPr>
          <w:ins w:id="97" w:author="Garrett Lawton" w:date="2026-07-29T12:14:00Z" w16du:dateUtc="2026-07-29T16:14:00Z"/>
          <w:rFonts w:ascii="Times New Roman" w:hAnsi="Times New Roman" w:cs="Times New Roman"/>
        </w:rPr>
        <w:pPrChange w:id="98" w:author="Garrett Lawton" w:date="2026-07-29T12:49:00Z" w16du:dateUtc="2026-07-29T16:49:00Z">
          <w:pPr>
            <w:pStyle w:val="BodyText"/>
          </w:pPr>
        </w:pPrChange>
      </w:pPr>
      <w:ins w:id="99" w:author="Garrett Lawton" w:date="2026-07-29T12:14:00Z" w16du:dateUtc="2026-07-29T16:14:00Z">
        <w:r w:rsidRPr="002A610B">
          <w:rPr>
            <w:rFonts w:ascii="Times New Roman" w:hAnsi="Times New Roman" w:cs="Times New Roman"/>
          </w:rPr>
          <w:t>Updated certificates shall be provided upon each renewal and at any other time upon Grantors’ reasonable request. Grantees shall promptly notify Grantors of any cancellation, nonrenewal, lapse, material reduction, or adverse modification of required coverage.</w:t>
        </w:r>
      </w:ins>
    </w:p>
    <w:p w14:paraId="608A4D5D" w14:textId="7193B2AF" w:rsidR="008A5578" w:rsidRPr="002F3EA1" w:rsidRDefault="008A5578" w:rsidP="002D5848">
      <w:pPr>
        <w:pStyle w:val="FirstParagraph"/>
        <w:ind w:left="720"/>
        <w:rPr>
          <w:ins w:id="100" w:author="Garrett Lawton" w:date="2026-07-29T12:14:00Z" w16du:dateUtc="2026-07-29T16:14:00Z"/>
          <w:rFonts w:ascii="Times New Roman" w:hAnsi="Times New Roman" w:cs="Times New Roman"/>
        </w:rPr>
        <w:pPrChange w:id="101" w:author="Garrett Lawton" w:date="2026-07-29T12:49:00Z" w16du:dateUtc="2026-07-29T16:49:00Z">
          <w:pPr>
            <w:pStyle w:val="FirstParagraph"/>
          </w:pPr>
        </w:pPrChange>
      </w:pPr>
      <w:ins w:id="102" w:author="Garrett Lawton" w:date="2026-07-29T12:14:00Z" w16du:dateUtc="2026-07-29T16:14:00Z">
        <w:r>
          <w:rPr>
            <w:rFonts w:ascii="Times New Roman" w:hAnsi="Times New Roman" w:cs="Times New Roman"/>
          </w:rPr>
          <w:t xml:space="preserve">(c) </w:t>
        </w:r>
        <w:r w:rsidRPr="002F3EA1">
          <w:rPr>
            <w:rFonts w:ascii="Times New Roman" w:hAnsi="Times New Roman" w:cs="Times New Roman"/>
            <w:i/>
            <w:iCs/>
          </w:rPr>
          <w:t>Lapse in Coverage.</w:t>
        </w:r>
        <w:r>
          <w:rPr>
            <w:rFonts w:ascii="Times New Roman" w:hAnsi="Times New Roman" w:cs="Times New Roman"/>
          </w:rPr>
          <w:t xml:space="preserve"> </w:t>
        </w:r>
        <w:r w:rsidRPr="002F3EA1">
          <w:rPr>
            <w:rFonts w:ascii="Times New Roman" w:hAnsi="Times New Roman" w:cs="Times New Roman"/>
          </w:rPr>
          <w:t>The rights granted under this Agreement shall be automatically suspended during any period in which the insurance required under this Section is not maintained. No Permitted User, guest, invitee, agent, or contractor may enter or use the Easement Area during such suspension.</w:t>
        </w:r>
      </w:ins>
    </w:p>
    <w:p w14:paraId="54832C86" w14:textId="3B8E5659" w:rsidR="008A5578" w:rsidRPr="008A5578" w:rsidRDefault="008A5578" w:rsidP="002D5848">
      <w:pPr>
        <w:pStyle w:val="BodyText"/>
        <w:ind w:left="720"/>
        <w:rPr>
          <w:ins w:id="103" w:author="Garrett Lawton" w:date="2026-07-29T12:13:00Z" w16du:dateUtc="2026-07-29T16:13:00Z"/>
          <w:rFonts w:ascii="Times New Roman" w:hAnsi="Times New Roman"/>
          <w:rPrChange w:id="104" w:author="Garrett Lawton" w:date="2026-07-29T12:14:00Z" w16du:dateUtc="2026-07-29T16:14:00Z">
            <w:rPr>
              <w:ins w:id="105" w:author="Garrett Lawton" w:date="2026-07-29T12:13:00Z" w16du:dateUtc="2026-07-29T16:13:00Z"/>
              <w:rFonts w:ascii="Century Schoolbook" w:hAnsi="Century Schoolbook"/>
              <w:b/>
              <w:bCs/>
              <w:sz w:val="24"/>
              <w:szCs w:val="24"/>
            </w:rPr>
          </w:rPrChange>
        </w:rPr>
        <w:pPrChange w:id="106" w:author="Garrett Lawton" w:date="2026-07-29T12:49:00Z" w16du:dateUtc="2026-07-29T16:49:00Z">
          <w:pPr>
            <w:spacing w:after="200"/>
            <w:jc w:val="both"/>
          </w:pPr>
        </w:pPrChange>
      </w:pPr>
      <w:ins w:id="107" w:author="Garrett Lawton" w:date="2026-07-29T12:14:00Z" w16du:dateUtc="2026-07-29T16:14:00Z">
        <w:r w:rsidRPr="002F3EA1">
          <w:rPr>
            <w:rFonts w:ascii="Times New Roman" w:hAnsi="Times New Roman" w:cs="Times New Roman"/>
          </w:rPr>
          <w:t>A lapse in required insurance continuing for more than fifteen (15) days after written notice from Grantors shall constitute a material default under this Agreement.</w:t>
        </w:r>
      </w:ins>
    </w:p>
    <w:p w14:paraId="5E5F9691" w14:textId="038D5E79" w:rsidR="00441025" w:rsidRDefault="00441025">
      <w:pPr>
        <w:spacing w:after="200"/>
        <w:jc w:val="both"/>
        <w:rPr>
          <w:ins w:id="108" w:author="Garrett Lawton" w:date="2026-07-29T12:18:00Z" w16du:dateUtc="2026-07-29T16:18:00Z"/>
          <w:rFonts w:ascii="Century Schoolbook" w:hAnsi="Century Schoolbook"/>
          <w:b/>
          <w:bCs/>
          <w:sz w:val="24"/>
          <w:szCs w:val="24"/>
        </w:rPr>
      </w:pPr>
      <w:ins w:id="109" w:author="Garrett Lawton" w:date="2026-07-29T12:18:00Z" w16du:dateUtc="2026-07-29T16:18:00Z">
        <w:r>
          <w:rPr>
            <w:rFonts w:ascii="Century Schoolbook" w:hAnsi="Century Schoolbook"/>
            <w:b/>
            <w:bCs/>
            <w:sz w:val="24"/>
            <w:szCs w:val="24"/>
          </w:rPr>
          <w:t xml:space="preserve">7. </w:t>
        </w:r>
        <w:r>
          <w:rPr>
            <w:rFonts w:ascii="Century Schoolbook" w:hAnsi="Century Schoolbook"/>
            <w:b/>
            <w:bCs/>
            <w:sz w:val="24"/>
            <w:szCs w:val="24"/>
            <w:u w:val="single"/>
          </w:rPr>
          <w:t>Rules</w:t>
        </w:r>
        <w:r>
          <w:rPr>
            <w:rFonts w:ascii="Century Schoolbook" w:hAnsi="Century Schoolbook"/>
            <w:b/>
            <w:bCs/>
            <w:sz w:val="24"/>
            <w:szCs w:val="24"/>
          </w:rPr>
          <w:t>.</w:t>
        </w:r>
      </w:ins>
    </w:p>
    <w:p w14:paraId="61820B85" w14:textId="0A75DC7C" w:rsidR="00441025" w:rsidRPr="002F3EA1" w:rsidRDefault="00441025" w:rsidP="002D5848">
      <w:pPr>
        <w:pStyle w:val="FirstParagraph"/>
        <w:ind w:left="720"/>
        <w:rPr>
          <w:ins w:id="110" w:author="Garrett Lawton" w:date="2026-07-29T12:19:00Z" w16du:dateUtc="2026-07-29T16:19:00Z"/>
          <w:rFonts w:ascii="Times New Roman" w:hAnsi="Times New Roman" w:cs="Times New Roman"/>
        </w:rPr>
        <w:pPrChange w:id="111" w:author="Garrett Lawton" w:date="2026-07-29T12:50:00Z" w16du:dateUtc="2026-07-29T16:50:00Z">
          <w:pPr>
            <w:pStyle w:val="FirstParagraph"/>
          </w:pPr>
        </w:pPrChange>
      </w:pPr>
      <w:ins w:id="112" w:author="Garrett Lawton" w:date="2026-07-29T12:19:00Z" w16du:dateUtc="2026-07-29T16:19:00Z">
        <w:r>
          <w:rPr>
            <w:rFonts w:ascii="Times New Roman" w:hAnsi="Times New Roman" w:cs="Times New Roman"/>
          </w:rPr>
          <w:t xml:space="preserve">(a) </w:t>
        </w:r>
        <w:r>
          <w:rPr>
            <w:rFonts w:ascii="Times New Roman" w:hAnsi="Times New Roman" w:cs="Times New Roman"/>
            <w:i/>
            <w:iCs/>
          </w:rPr>
          <w:t xml:space="preserve">Permitted Hours. </w:t>
        </w:r>
        <w:r w:rsidRPr="002F3EA1">
          <w:rPr>
            <w:rFonts w:ascii="Times New Roman" w:hAnsi="Times New Roman" w:cs="Times New Roman"/>
          </w:rPr>
          <w:t>Except with Grantors’ prior written consent, the Easement Area, lake, access trail, and permitted dock may be used only between sunrise and sunset. No overnight use, camping, sleeping, or remaining on the Property after permitted hours is allowed</w:t>
        </w:r>
        <w:r>
          <w:rPr>
            <w:rFonts w:ascii="Times New Roman" w:hAnsi="Times New Roman" w:cs="Times New Roman"/>
          </w:rPr>
          <w:t xml:space="preserve"> without the express written permission of Grantors. </w:t>
        </w:r>
      </w:ins>
      <w:ins w:id="113" w:author="Garrett Lawton" w:date="2026-07-29T14:47:00Z" w16du:dateUtc="2026-07-29T18:47:00Z">
        <w:r w:rsidR="000B49CF">
          <w:rPr>
            <w:rFonts w:ascii="Times New Roman" w:hAnsi="Times New Roman" w:cs="Times New Roman"/>
          </w:rPr>
          <w:t>If</w:t>
        </w:r>
      </w:ins>
      <w:ins w:id="114" w:author="Garrett Lawton" w:date="2026-07-29T12:19:00Z" w16du:dateUtc="2026-07-29T16:19:00Z">
        <w:r>
          <w:rPr>
            <w:rFonts w:ascii="Times New Roman" w:hAnsi="Times New Roman" w:cs="Times New Roman"/>
          </w:rPr>
          <w:t xml:space="preserve"> Grantors</w:t>
        </w:r>
      </w:ins>
      <w:ins w:id="115" w:author="Garrett Lawton" w:date="2026-07-29T12:20:00Z" w16du:dateUtc="2026-07-29T16:20:00Z">
        <w:r>
          <w:rPr>
            <w:rFonts w:ascii="Times New Roman" w:hAnsi="Times New Roman" w:cs="Times New Roman"/>
          </w:rPr>
          <w:t xml:space="preserve"> approve overnight use, quiet hours shall be observed from 10:00 P.M. Eastern Time until 8:00 A.M. Eastern Time.</w:t>
        </w:r>
      </w:ins>
    </w:p>
    <w:p w14:paraId="2F4E4815" w14:textId="77777777" w:rsidR="00441025" w:rsidRPr="002F3EA1" w:rsidRDefault="00441025" w:rsidP="002D5848">
      <w:pPr>
        <w:pStyle w:val="FirstParagraph"/>
        <w:ind w:left="720"/>
        <w:rPr>
          <w:ins w:id="116" w:author="Garrett Lawton" w:date="2026-07-29T12:22:00Z" w16du:dateUtc="2026-07-29T16:22:00Z"/>
          <w:rFonts w:ascii="Times New Roman" w:hAnsi="Times New Roman" w:cs="Times New Roman"/>
        </w:rPr>
        <w:pPrChange w:id="117" w:author="Garrett Lawton" w:date="2026-07-29T12:50:00Z" w16du:dateUtc="2026-07-29T16:50:00Z">
          <w:pPr>
            <w:pStyle w:val="FirstParagraph"/>
          </w:pPr>
        </w:pPrChange>
      </w:pPr>
      <w:ins w:id="118" w:author="Garrett Lawton" w:date="2026-07-29T12:22:00Z" w16du:dateUtc="2026-07-29T16:22:00Z">
        <w:r w:rsidRPr="002F3EA1">
          <w:rPr>
            <w:rFonts w:ascii="Times New Roman" w:hAnsi="Times New Roman" w:cs="Times New Roman"/>
          </w:rPr>
          <w:t xml:space="preserve">(b) </w:t>
        </w:r>
        <w:r w:rsidRPr="002F3EA1">
          <w:rPr>
            <w:rFonts w:ascii="Times New Roman" w:hAnsi="Times New Roman" w:cs="Times New Roman"/>
            <w:i/>
            <w:iCs/>
          </w:rPr>
          <w:t>Prohibited Conduct.</w:t>
        </w:r>
        <w:r w:rsidRPr="002F3EA1">
          <w:rPr>
            <w:rFonts w:ascii="Times New Roman" w:hAnsi="Times New Roman" w:cs="Times New Roman"/>
          </w:rPr>
          <w:t xml:space="preserve"> The following are prohibited within the Property and Easement Area:</w:t>
        </w:r>
      </w:ins>
    </w:p>
    <w:p w14:paraId="69301F73" w14:textId="77777777" w:rsidR="00441025" w:rsidRPr="002F3EA1" w:rsidRDefault="00441025" w:rsidP="002D5848">
      <w:pPr>
        <w:numPr>
          <w:ilvl w:val="0"/>
          <w:numId w:val="5"/>
        </w:numPr>
        <w:spacing w:after="200"/>
        <w:ind w:left="1440"/>
        <w:rPr>
          <w:ins w:id="119" w:author="Garrett Lawton" w:date="2026-07-29T12:22:00Z" w16du:dateUtc="2026-07-29T16:22:00Z"/>
          <w:sz w:val="24"/>
          <w:szCs w:val="24"/>
        </w:rPr>
        <w:pPrChange w:id="120" w:author="Garrett Lawton" w:date="2026-07-29T12:50:00Z" w16du:dateUtc="2026-07-29T16:50:00Z">
          <w:pPr>
            <w:numPr>
              <w:numId w:val="5"/>
            </w:numPr>
            <w:spacing w:after="200"/>
            <w:ind w:left="720" w:hanging="360"/>
          </w:pPr>
        </w:pPrChange>
      </w:pPr>
      <w:ins w:id="121" w:author="Garrett Lawton" w:date="2026-07-29T12:22:00Z" w16du:dateUtc="2026-07-29T16:22:00Z">
        <w:r w:rsidRPr="002F3EA1">
          <w:rPr>
            <w:sz w:val="24"/>
            <w:szCs w:val="24"/>
          </w:rPr>
          <w:t>fires, fire pits, fireworks, explosives, or open flames;</w:t>
        </w:r>
      </w:ins>
    </w:p>
    <w:p w14:paraId="7633661A" w14:textId="77777777" w:rsidR="00441025" w:rsidRPr="002F3EA1" w:rsidRDefault="00441025" w:rsidP="002D5848">
      <w:pPr>
        <w:numPr>
          <w:ilvl w:val="0"/>
          <w:numId w:val="5"/>
        </w:numPr>
        <w:spacing w:after="200"/>
        <w:ind w:left="1440"/>
        <w:rPr>
          <w:ins w:id="122" w:author="Garrett Lawton" w:date="2026-07-29T12:22:00Z" w16du:dateUtc="2026-07-29T16:22:00Z"/>
          <w:sz w:val="24"/>
          <w:szCs w:val="24"/>
        </w:rPr>
        <w:pPrChange w:id="123" w:author="Garrett Lawton" w:date="2026-07-29T12:50:00Z" w16du:dateUtc="2026-07-29T16:50:00Z">
          <w:pPr>
            <w:numPr>
              <w:numId w:val="5"/>
            </w:numPr>
            <w:spacing w:after="200"/>
            <w:ind w:left="720" w:hanging="360"/>
          </w:pPr>
        </w:pPrChange>
      </w:pPr>
      <w:ins w:id="124" w:author="Garrett Lawton" w:date="2026-07-29T12:22:00Z" w16du:dateUtc="2026-07-29T16:22:00Z">
        <w:r w:rsidRPr="002F3EA1">
          <w:rPr>
            <w:sz w:val="24"/>
            <w:szCs w:val="24"/>
          </w:rPr>
          <w:lastRenderedPageBreak/>
          <w:t>hunting, trapping, firearms, bows, air guns, or other weapons;</w:t>
        </w:r>
      </w:ins>
    </w:p>
    <w:p w14:paraId="2CE0DFCB" w14:textId="77777777" w:rsidR="00441025" w:rsidRPr="002F3EA1" w:rsidRDefault="00441025" w:rsidP="002D5848">
      <w:pPr>
        <w:numPr>
          <w:ilvl w:val="0"/>
          <w:numId w:val="5"/>
        </w:numPr>
        <w:spacing w:after="200"/>
        <w:ind w:left="1440"/>
        <w:rPr>
          <w:ins w:id="125" w:author="Garrett Lawton" w:date="2026-07-29T12:22:00Z" w16du:dateUtc="2026-07-29T16:22:00Z"/>
          <w:sz w:val="24"/>
          <w:szCs w:val="24"/>
        </w:rPr>
        <w:pPrChange w:id="126" w:author="Garrett Lawton" w:date="2026-07-29T12:50:00Z" w16du:dateUtc="2026-07-29T16:50:00Z">
          <w:pPr>
            <w:numPr>
              <w:numId w:val="5"/>
            </w:numPr>
            <w:spacing w:after="200"/>
            <w:ind w:left="720" w:hanging="360"/>
          </w:pPr>
        </w:pPrChange>
      </w:pPr>
      <w:ins w:id="127" w:author="Garrett Lawton" w:date="2026-07-29T12:22:00Z" w16du:dateUtc="2026-07-29T16:22:00Z">
        <w:r w:rsidRPr="002F3EA1">
          <w:rPr>
            <w:sz w:val="24"/>
            <w:szCs w:val="24"/>
          </w:rPr>
          <w:t>amplified music, unreasonable noise, or conduct that disturbs Grantors or neighboring properties;</w:t>
        </w:r>
      </w:ins>
    </w:p>
    <w:p w14:paraId="49F63B66" w14:textId="77777777" w:rsidR="00441025" w:rsidRPr="002F3EA1" w:rsidRDefault="00441025" w:rsidP="002D5848">
      <w:pPr>
        <w:numPr>
          <w:ilvl w:val="0"/>
          <w:numId w:val="5"/>
        </w:numPr>
        <w:spacing w:after="200"/>
        <w:ind w:left="1440"/>
        <w:rPr>
          <w:ins w:id="128" w:author="Garrett Lawton" w:date="2026-07-29T12:22:00Z" w16du:dateUtc="2026-07-29T16:22:00Z"/>
          <w:sz w:val="24"/>
          <w:szCs w:val="24"/>
        </w:rPr>
        <w:pPrChange w:id="129" w:author="Garrett Lawton" w:date="2026-07-29T12:50:00Z" w16du:dateUtc="2026-07-29T16:50:00Z">
          <w:pPr>
            <w:numPr>
              <w:numId w:val="5"/>
            </w:numPr>
            <w:spacing w:after="200"/>
            <w:ind w:left="720" w:hanging="360"/>
          </w:pPr>
        </w:pPrChange>
      </w:pPr>
      <w:ins w:id="130" w:author="Garrett Lawton" w:date="2026-07-29T12:22:00Z" w16du:dateUtc="2026-07-29T16:22:00Z">
        <w:r w:rsidRPr="002F3EA1">
          <w:rPr>
            <w:sz w:val="24"/>
            <w:szCs w:val="24"/>
          </w:rPr>
          <w:t>organized events, parties, classes, group activities, or commercial activities;</w:t>
        </w:r>
      </w:ins>
    </w:p>
    <w:p w14:paraId="06518AEE" w14:textId="77777777" w:rsidR="00441025" w:rsidRPr="002F3EA1" w:rsidRDefault="00441025" w:rsidP="002D5848">
      <w:pPr>
        <w:numPr>
          <w:ilvl w:val="0"/>
          <w:numId w:val="5"/>
        </w:numPr>
        <w:spacing w:after="200"/>
        <w:ind w:left="1440"/>
        <w:rPr>
          <w:ins w:id="131" w:author="Garrett Lawton" w:date="2026-07-29T12:22:00Z" w16du:dateUtc="2026-07-29T16:22:00Z"/>
          <w:sz w:val="24"/>
          <w:szCs w:val="24"/>
        </w:rPr>
        <w:pPrChange w:id="132" w:author="Garrett Lawton" w:date="2026-07-29T12:50:00Z" w16du:dateUtc="2026-07-29T16:50:00Z">
          <w:pPr>
            <w:numPr>
              <w:numId w:val="5"/>
            </w:numPr>
            <w:spacing w:after="200"/>
            <w:ind w:left="720" w:hanging="360"/>
          </w:pPr>
        </w:pPrChange>
      </w:pPr>
      <w:ins w:id="133" w:author="Garrett Lawton" w:date="2026-07-29T12:22:00Z" w16du:dateUtc="2026-07-29T16:22:00Z">
        <w:r w:rsidRPr="002F3EA1">
          <w:rPr>
            <w:sz w:val="24"/>
            <w:szCs w:val="24"/>
          </w:rPr>
          <w:t>littering, dumping, or discharge of any substance;</w:t>
        </w:r>
      </w:ins>
    </w:p>
    <w:p w14:paraId="014B7BE5" w14:textId="77777777" w:rsidR="00441025" w:rsidRPr="002F3EA1" w:rsidRDefault="00441025" w:rsidP="002D5848">
      <w:pPr>
        <w:numPr>
          <w:ilvl w:val="0"/>
          <w:numId w:val="5"/>
        </w:numPr>
        <w:spacing w:after="200"/>
        <w:ind w:left="1440"/>
        <w:rPr>
          <w:ins w:id="134" w:author="Garrett Lawton" w:date="2026-07-29T12:22:00Z" w16du:dateUtc="2026-07-29T16:22:00Z"/>
          <w:sz w:val="24"/>
          <w:szCs w:val="24"/>
        </w:rPr>
        <w:pPrChange w:id="135" w:author="Garrett Lawton" w:date="2026-07-29T12:50:00Z" w16du:dateUtc="2026-07-29T16:50:00Z">
          <w:pPr>
            <w:numPr>
              <w:numId w:val="5"/>
            </w:numPr>
            <w:spacing w:after="200"/>
            <w:ind w:left="720" w:hanging="360"/>
          </w:pPr>
        </w:pPrChange>
      </w:pPr>
      <w:ins w:id="136" w:author="Garrett Lawton" w:date="2026-07-29T12:22:00Z" w16du:dateUtc="2026-07-29T16:22:00Z">
        <w:r w:rsidRPr="002F3EA1">
          <w:rPr>
            <w:sz w:val="24"/>
            <w:szCs w:val="24"/>
          </w:rPr>
          <w:t>glass containers;</w:t>
        </w:r>
      </w:ins>
    </w:p>
    <w:p w14:paraId="47DCB2D8" w14:textId="77777777" w:rsidR="00441025" w:rsidRPr="002F3EA1" w:rsidRDefault="00441025" w:rsidP="002D5848">
      <w:pPr>
        <w:numPr>
          <w:ilvl w:val="0"/>
          <w:numId w:val="5"/>
        </w:numPr>
        <w:spacing w:after="200"/>
        <w:ind w:left="1440"/>
        <w:rPr>
          <w:ins w:id="137" w:author="Garrett Lawton" w:date="2026-07-29T12:22:00Z" w16du:dateUtc="2026-07-29T16:22:00Z"/>
          <w:sz w:val="24"/>
          <w:szCs w:val="24"/>
        </w:rPr>
        <w:pPrChange w:id="138" w:author="Garrett Lawton" w:date="2026-07-29T12:50:00Z" w16du:dateUtc="2026-07-29T16:50:00Z">
          <w:pPr>
            <w:numPr>
              <w:numId w:val="5"/>
            </w:numPr>
            <w:spacing w:after="200"/>
            <w:ind w:left="720" w:hanging="360"/>
          </w:pPr>
        </w:pPrChange>
      </w:pPr>
      <w:ins w:id="139" w:author="Garrett Lawton" w:date="2026-07-29T12:22:00Z" w16du:dateUtc="2026-07-29T16:22:00Z">
        <w:r w:rsidRPr="002F3EA1">
          <w:rPr>
            <w:sz w:val="24"/>
            <w:szCs w:val="24"/>
          </w:rPr>
          <w:t>possession or use of illegal drugs;</w:t>
        </w:r>
      </w:ins>
    </w:p>
    <w:p w14:paraId="78C5DA37" w14:textId="77777777" w:rsidR="00441025" w:rsidRPr="002F3EA1" w:rsidRDefault="00441025" w:rsidP="002D5848">
      <w:pPr>
        <w:numPr>
          <w:ilvl w:val="0"/>
          <w:numId w:val="5"/>
        </w:numPr>
        <w:spacing w:after="200"/>
        <w:ind w:left="1440"/>
        <w:rPr>
          <w:ins w:id="140" w:author="Garrett Lawton" w:date="2026-07-29T12:22:00Z" w16du:dateUtc="2026-07-29T16:22:00Z"/>
          <w:sz w:val="24"/>
          <w:szCs w:val="24"/>
        </w:rPr>
        <w:pPrChange w:id="141" w:author="Garrett Lawton" w:date="2026-07-29T12:50:00Z" w16du:dateUtc="2026-07-29T16:50:00Z">
          <w:pPr>
            <w:numPr>
              <w:numId w:val="5"/>
            </w:numPr>
            <w:spacing w:after="200"/>
            <w:ind w:left="720" w:hanging="360"/>
          </w:pPr>
        </w:pPrChange>
      </w:pPr>
      <w:ins w:id="142" w:author="Garrett Lawton" w:date="2026-07-29T12:22:00Z" w16du:dateUtc="2026-07-29T16:22:00Z">
        <w:r w:rsidRPr="002F3EA1">
          <w:rPr>
            <w:sz w:val="24"/>
            <w:szCs w:val="24"/>
          </w:rPr>
          <w:t>entry or use by any person materially impaired by alcohol, drugs, medication, illness, or fatigue;</w:t>
        </w:r>
      </w:ins>
    </w:p>
    <w:p w14:paraId="59515BCD" w14:textId="77777777" w:rsidR="00441025" w:rsidRPr="002F3EA1" w:rsidRDefault="00441025" w:rsidP="002D5848">
      <w:pPr>
        <w:numPr>
          <w:ilvl w:val="0"/>
          <w:numId w:val="5"/>
        </w:numPr>
        <w:spacing w:after="200"/>
        <w:ind w:left="1440"/>
        <w:rPr>
          <w:ins w:id="143" w:author="Garrett Lawton" w:date="2026-07-29T12:22:00Z" w16du:dateUtc="2026-07-29T16:22:00Z"/>
          <w:sz w:val="24"/>
          <w:szCs w:val="24"/>
        </w:rPr>
        <w:pPrChange w:id="144" w:author="Garrett Lawton" w:date="2026-07-29T12:50:00Z" w16du:dateUtc="2026-07-29T16:50:00Z">
          <w:pPr>
            <w:numPr>
              <w:numId w:val="5"/>
            </w:numPr>
            <w:spacing w:after="200"/>
            <w:ind w:left="720" w:hanging="360"/>
          </w:pPr>
        </w:pPrChange>
      </w:pPr>
      <w:ins w:id="145" w:author="Garrett Lawton" w:date="2026-07-29T12:22:00Z" w16du:dateUtc="2026-07-29T16:22:00Z">
        <w:r w:rsidRPr="002F3EA1">
          <w:rPr>
            <w:sz w:val="24"/>
            <w:szCs w:val="24"/>
          </w:rPr>
          <w:t>use of motor vehicles, all-terrain vehicles, golf carts, motorcycles, or other motorized wheeled transportation within the Easement Area, except mobility devices reasonably necessary for a person with a disability and approved construction or emergency vehicles;</w:t>
        </w:r>
      </w:ins>
    </w:p>
    <w:p w14:paraId="213BB000" w14:textId="77777777" w:rsidR="00441025" w:rsidRPr="002F3EA1" w:rsidRDefault="00441025" w:rsidP="002D5848">
      <w:pPr>
        <w:numPr>
          <w:ilvl w:val="0"/>
          <w:numId w:val="5"/>
        </w:numPr>
        <w:spacing w:after="200"/>
        <w:ind w:left="1440"/>
        <w:rPr>
          <w:ins w:id="146" w:author="Garrett Lawton" w:date="2026-07-29T12:22:00Z" w16du:dateUtc="2026-07-29T16:22:00Z"/>
          <w:sz w:val="24"/>
          <w:szCs w:val="24"/>
        </w:rPr>
        <w:pPrChange w:id="147" w:author="Garrett Lawton" w:date="2026-07-29T12:50:00Z" w16du:dateUtc="2026-07-29T16:50:00Z">
          <w:pPr>
            <w:numPr>
              <w:numId w:val="5"/>
            </w:numPr>
            <w:spacing w:after="200"/>
            <w:ind w:left="720" w:hanging="360"/>
          </w:pPr>
        </w:pPrChange>
      </w:pPr>
      <w:ins w:id="148" w:author="Garrett Lawton" w:date="2026-07-29T12:22:00Z" w16du:dateUtc="2026-07-29T16:22:00Z">
        <w:r w:rsidRPr="002F3EA1">
          <w:rPr>
            <w:sz w:val="24"/>
            <w:szCs w:val="24"/>
          </w:rPr>
          <w:t>swimming or boating during severe weather, thunderstorms, unsafe ice conditions, flooding, or other hazardous conditions;</w:t>
        </w:r>
      </w:ins>
    </w:p>
    <w:p w14:paraId="09DBB264" w14:textId="77777777" w:rsidR="00441025" w:rsidRPr="002F3EA1" w:rsidRDefault="00441025" w:rsidP="002D5848">
      <w:pPr>
        <w:numPr>
          <w:ilvl w:val="0"/>
          <w:numId w:val="5"/>
        </w:numPr>
        <w:spacing w:after="200"/>
        <w:ind w:left="1440"/>
        <w:rPr>
          <w:ins w:id="149" w:author="Garrett Lawton" w:date="2026-07-29T12:22:00Z" w16du:dateUtc="2026-07-29T16:22:00Z"/>
          <w:sz w:val="24"/>
          <w:szCs w:val="24"/>
        </w:rPr>
        <w:pPrChange w:id="150" w:author="Garrett Lawton" w:date="2026-07-29T12:50:00Z" w16du:dateUtc="2026-07-29T16:50:00Z">
          <w:pPr>
            <w:numPr>
              <w:numId w:val="5"/>
            </w:numPr>
            <w:spacing w:after="200"/>
            <w:ind w:left="720" w:hanging="360"/>
          </w:pPr>
        </w:pPrChange>
      </w:pPr>
      <w:ins w:id="151" w:author="Garrett Lawton" w:date="2026-07-29T12:22:00Z" w16du:dateUtc="2026-07-29T16:22:00Z">
        <w:r w:rsidRPr="002F3EA1">
          <w:rPr>
            <w:sz w:val="24"/>
            <w:szCs w:val="24"/>
          </w:rPr>
          <w:t>introduction, stocking, removal, or relocation of fish, wildlife, plants, or aquatic organisms without Grantors’ prior written consent; and</w:t>
        </w:r>
      </w:ins>
    </w:p>
    <w:p w14:paraId="4C575742" w14:textId="77777777" w:rsidR="00441025" w:rsidRPr="002F3EA1" w:rsidRDefault="00441025" w:rsidP="002D5848">
      <w:pPr>
        <w:numPr>
          <w:ilvl w:val="0"/>
          <w:numId w:val="5"/>
        </w:numPr>
        <w:spacing w:after="200"/>
        <w:ind w:left="1440"/>
        <w:rPr>
          <w:ins w:id="152" w:author="Garrett Lawton" w:date="2026-07-29T12:22:00Z" w16du:dateUtc="2026-07-29T16:22:00Z"/>
          <w:sz w:val="24"/>
          <w:szCs w:val="24"/>
        </w:rPr>
        <w:pPrChange w:id="153" w:author="Garrett Lawton" w:date="2026-07-29T12:50:00Z" w16du:dateUtc="2026-07-29T16:50:00Z">
          <w:pPr>
            <w:numPr>
              <w:numId w:val="5"/>
            </w:numPr>
            <w:spacing w:after="200"/>
            <w:ind w:left="720" w:hanging="360"/>
          </w:pPr>
        </w:pPrChange>
      </w:pPr>
      <w:ins w:id="154" w:author="Garrett Lawton" w:date="2026-07-29T12:22:00Z" w16du:dateUtc="2026-07-29T16:22:00Z">
        <w:r w:rsidRPr="002F3EA1">
          <w:rPr>
            <w:sz w:val="24"/>
            <w:szCs w:val="24"/>
          </w:rPr>
          <w:t>any unlawful, dangerous, destructive, offensive, or nuisance-causing activity.</w:t>
        </w:r>
      </w:ins>
    </w:p>
    <w:p w14:paraId="185116E3" w14:textId="77777777" w:rsidR="00453040" w:rsidRPr="002F3EA1" w:rsidRDefault="00441025" w:rsidP="002D5848">
      <w:pPr>
        <w:pStyle w:val="FirstParagraph"/>
        <w:ind w:left="720"/>
        <w:rPr>
          <w:ins w:id="155" w:author="Garrett Lawton" w:date="2026-07-29T12:23:00Z" w16du:dateUtc="2026-07-29T16:23:00Z"/>
          <w:rFonts w:ascii="Times New Roman" w:hAnsi="Times New Roman" w:cs="Times New Roman"/>
        </w:rPr>
      </w:pPr>
      <w:ins w:id="156" w:author="Garrett Lawton" w:date="2026-07-29T12:23:00Z" w16du:dateUtc="2026-07-29T16:23:00Z">
        <w:r w:rsidRPr="00441025">
          <w:rPr>
            <w:rFonts w:ascii="Century Schoolbook" w:hAnsi="Century Schoolbook"/>
            <w:rPrChange w:id="157" w:author="Garrett Lawton" w:date="2026-07-29T12:23:00Z" w16du:dateUtc="2026-07-29T16:23:00Z">
              <w:rPr>
                <w:rFonts w:ascii="Century Schoolbook" w:hAnsi="Century Schoolbook"/>
                <w:b/>
                <w:bCs/>
              </w:rPr>
            </w:rPrChange>
          </w:rPr>
          <w:t>(c)</w:t>
        </w:r>
        <w:r>
          <w:rPr>
            <w:rFonts w:ascii="Century Schoolbook" w:hAnsi="Century Schoolbook"/>
          </w:rPr>
          <w:t xml:space="preserve"> </w:t>
        </w:r>
        <w:r w:rsidR="00453040">
          <w:rPr>
            <w:rFonts w:ascii="Century Schoolbook" w:hAnsi="Century Schoolbook"/>
            <w:i/>
            <w:iCs/>
          </w:rPr>
          <w:t>Fishing</w:t>
        </w:r>
        <w:r w:rsidR="00453040">
          <w:rPr>
            <w:rFonts w:ascii="Century Schoolbook" w:hAnsi="Century Schoolbook"/>
          </w:rPr>
          <w:t xml:space="preserve">. </w:t>
        </w:r>
        <w:r w:rsidR="00453040" w:rsidRPr="002F3EA1">
          <w:rPr>
            <w:rFonts w:ascii="Times New Roman" w:hAnsi="Times New Roman" w:cs="Times New Roman"/>
          </w:rPr>
          <w:t>Fishing shall be conducted in accordance with applicable law and any reasonable lake-management rules established by Grantors. Grantors may establish or modify catch-and-release requirements, species restrictions, seasonal restrictions, equipment restrictions, or other reasonable fishing rules.</w:t>
        </w:r>
      </w:ins>
    </w:p>
    <w:p w14:paraId="79E7CE5D" w14:textId="77777777" w:rsidR="00453040" w:rsidRPr="002F3EA1" w:rsidRDefault="00453040" w:rsidP="002D5848">
      <w:pPr>
        <w:pStyle w:val="BodyText"/>
        <w:ind w:left="720"/>
        <w:rPr>
          <w:ins w:id="158" w:author="Garrett Lawton" w:date="2026-07-29T12:23:00Z" w16du:dateUtc="2026-07-29T16:23:00Z"/>
          <w:rFonts w:ascii="Times New Roman" w:hAnsi="Times New Roman" w:cs="Times New Roman"/>
        </w:rPr>
        <w:pPrChange w:id="159" w:author="Garrett Lawton" w:date="2026-07-29T12:50:00Z" w16du:dateUtc="2026-07-29T16:50:00Z">
          <w:pPr>
            <w:pStyle w:val="BodyText"/>
          </w:pPr>
        </w:pPrChange>
      </w:pPr>
      <w:ins w:id="160" w:author="Garrett Lawton" w:date="2026-07-29T12:23:00Z" w16du:dateUtc="2026-07-29T16:23:00Z">
        <w:r w:rsidRPr="002F3EA1">
          <w:rPr>
            <w:rFonts w:ascii="Times New Roman" w:hAnsi="Times New Roman" w:cs="Times New Roman"/>
          </w:rPr>
          <w:t>The grant of fishing rights does not constitute a representation or warranty concerning the existence, quantity, species, or quality of fish within the lake.</w:t>
        </w:r>
      </w:ins>
    </w:p>
    <w:p w14:paraId="77804E74" w14:textId="1771719D" w:rsidR="00453040" w:rsidRPr="002F3EA1" w:rsidRDefault="00453040" w:rsidP="002D5848">
      <w:pPr>
        <w:pStyle w:val="FirstParagraph"/>
        <w:ind w:left="720"/>
        <w:rPr>
          <w:ins w:id="161" w:author="Garrett Lawton" w:date="2026-07-29T12:24:00Z" w16du:dateUtc="2026-07-29T16:24:00Z"/>
          <w:rFonts w:ascii="Times New Roman" w:hAnsi="Times New Roman" w:cs="Times New Roman"/>
        </w:rPr>
        <w:pPrChange w:id="162" w:author="Garrett Lawton" w:date="2026-07-29T12:50:00Z" w16du:dateUtc="2026-07-29T16:50:00Z">
          <w:pPr>
            <w:pStyle w:val="FirstParagraph"/>
          </w:pPr>
        </w:pPrChange>
      </w:pPr>
      <w:ins w:id="163" w:author="Garrett Lawton" w:date="2026-07-29T12:24:00Z" w16du:dateUtc="2026-07-29T16:24:00Z">
        <w:r>
          <w:rPr>
            <w:rFonts w:ascii="Times New Roman" w:hAnsi="Times New Roman" w:cs="Times New Roman"/>
          </w:rPr>
          <w:t>(</w:t>
        </w:r>
      </w:ins>
      <w:ins w:id="164" w:author="Garrett Lawton" w:date="2026-07-29T12:25:00Z" w16du:dateUtc="2026-07-29T16:25:00Z">
        <w:r>
          <w:rPr>
            <w:rFonts w:ascii="Times New Roman" w:hAnsi="Times New Roman" w:cs="Times New Roman"/>
          </w:rPr>
          <w:t>d</w:t>
        </w:r>
      </w:ins>
      <w:ins w:id="165" w:author="Garrett Lawton" w:date="2026-07-29T12:24:00Z" w16du:dateUtc="2026-07-29T16:24:00Z">
        <w:r w:rsidRPr="002F3EA1">
          <w:rPr>
            <w:rFonts w:ascii="Times New Roman" w:hAnsi="Times New Roman" w:cs="Times New Roman"/>
          </w:rPr>
          <w:t xml:space="preserve">) </w:t>
        </w:r>
        <w:r w:rsidRPr="002F3EA1">
          <w:rPr>
            <w:rFonts w:ascii="Times New Roman" w:hAnsi="Times New Roman" w:cs="Times New Roman"/>
            <w:i/>
            <w:iCs/>
          </w:rPr>
          <w:t xml:space="preserve">Reasonable Rules. </w:t>
        </w:r>
        <w:r w:rsidRPr="002F3EA1">
          <w:rPr>
            <w:rFonts w:ascii="Times New Roman" w:hAnsi="Times New Roman" w:cs="Times New Roman"/>
          </w:rPr>
          <w:t>Grantors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ins>
    </w:p>
    <w:p w14:paraId="5C5FB555" w14:textId="6F827AA2" w:rsidR="00441025" w:rsidRDefault="0095025B">
      <w:pPr>
        <w:spacing w:after="200"/>
        <w:jc w:val="both"/>
        <w:rPr>
          <w:ins w:id="166" w:author="Garrett Lawton" w:date="2026-07-29T12:36:00Z" w16du:dateUtc="2026-07-29T16:36:00Z"/>
          <w:rFonts w:ascii="Century Schoolbook" w:hAnsi="Century Schoolbook"/>
          <w:b/>
          <w:bCs/>
          <w:sz w:val="24"/>
          <w:szCs w:val="24"/>
        </w:rPr>
      </w:pPr>
      <w:ins w:id="167" w:author="Garrett Lawton" w:date="2026-07-29T12:35:00Z" w16du:dateUtc="2026-07-29T16:35:00Z">
        <w:r>
          <w:rPr>
            <w:rFonts w:ascii="Century Schoolbook" w:hAnsi="Century Schoolbook"/>
            <w:b/>
            <w:bCs/>
            <w:sz w:val="24"/>
            <w:szCs w:val="24"/>
          </w:rPr>
          <w:t xml:space="preserve">8. </w:t>
        </w:r>
        <w:r w:rsidRPr="0095025B">
          <w:rPr>
            <w:rFonts w:ascii="Century Schoolbook" w:hAnsi="Century Schoolbook"/>
            <w:b/>
            <w:bCs/>
            <w:sz w:val="24"/>
            <w:szCs w:val="24"/>
            <w:u w:val="single"/>
            <w:rPrChange w:id="168" w:author="Garrett Lawton" w:date="2026-07-29T12:36:00Z" w16du:dateUtc="2026-07-29T16:36:00Z">
              <w:rPr>
                <w:rFonts w:ascii="Century Schoolbook" w:hAnsi="Century Schoolbook"/>
                <w:b/>
                <w:bCs/>
                <w:sz w:val="24"/>
                <w:szCs w:val="24"/>
              </w:rPr>
            </w:rPrChange>
          </w:rPr>
          <w:t>Suspension and Termination for Default</w:t>
        </w:r>
        <w:r>
          <w:rPr>
            <w:rFonts w:ascii="Century Schoolbook" w:hAnsi="Century Schoolbook"/>
            <w:b/>
            <w:bCs/>
            <w:sz w:val="24"/>
            <w:szCs w:val="24"/>
          </w:rPr>
          <w:t>.</w:t>
        </w:r>
      </w:ins>
    </w:p>
    <w:p w14:paraId="61DB9CB7" w14:textId="77777777" w:rsidR="0095025B" w:rsidRPr="0095025B" w:rsidRDefault="0095025B" w:rsidP="002D5848">
      <w:pPr>
        <w:pStyle w:val="FirstParagraph"/>
        <w:ind w:left="720"/>
        <w:rPr>
          <w:ins w:id="169" w:author="Garrett Lawton" w:date="2026-07-29T12:36:00Z" w16du:dateUtc="2026-07-29T16:36:00Z"/>
          <w:rFonts w:ascii="Times New Roman" w:hAnsi="Times New Roman" w:cs="Times New Roman"/>
        </w:rPr>
        <w:pPrChange w:id="170" w:author="Garrett Lawton" w:date="2026-07-29T12:50:00Z" w16du:dateUtc="2026-07-29T16:50:00Z">
          <w:pPr>
            <w:pStyle w:val="FirstParagraph"/>
          </w:pPr>
        </w:pPrChange>
      </w:pPr>
      <w:ins w:id="171" w:author="Garrett Lawton" w:date="2026-07-29T12:36:00Z" w16du:dateUtc="2026-07-29T16:36:00Z">
        <w:r w:rsidRPr="0095025B">
          <w:rPr>
            <w:rFonts w:ascii="Times New Roman" w:hAnsi="Times New Roman" w:cs="Times New Roman"/>
          </w:rPr>
          <w:t xml:space="preserve">(a) </w:t>
        </w:r>
        <w:r w:rsidRPr="0095025B">
          <w:rPr>
            <w:rFonts w:ascii="Times New Roman" w:hAnsi="Times New Roman" w:cs="Times New Roman"/>
            <w:i/>
            <w:iCs/>
          </w:rPr>
          <w:t>Immediate Suspension</w:t>
        </w:r>
        <w:r w:rsidRPr="0095025B">
          <w:rPr>
            <w:rFonts w:ascii="Times New Roman" w:hAnsi="Times New Roman" w:cs="Times New Roman"/>
          </w:rPr>
          <w:t>. Grantors may immediately suspend all or any portion of the rights granted under this Agreement upon written or oral notice if Grantors reasonably determine that:</w:t>
        </w:r>
      </w:ins>
    </w:p>
    <w:p w14:paraId="4117F9AA" w14:textId="77777777" w:rsidR="0095025B" w:rsidRPr="0095025B" w:rsidRDefault="0095025B" w:rsidP="002D5848">
      <w:pPr>
        <w:numPr>
          <w:ilvl w:val="0"/>
          <w:numId w:val="6"/>
        </w:numPr>
        <w:spacing w:after="200"/>
        <w:ind w:left="1440"/>
        <w:rPr>
          <w:ins w:id="172" w:author="Garrett Lawton" w:date="2026-07-29T12:36:00Z" w16du:dateUtc="2026-07-29T16:36:00Z"/>
          <w:sz w:val="24"/>
          <w:szCs w:val="24"/>
          <w:rPrChange w:id="173" w:author="Garrett Lawton" w:date="2026-07-29T12:36:00Z" w16du:dateUtc="2026-07-29T16:36:00Z">
            <w:rPr>
              <w:ins w:id="174" w:author="Garrett Lawton" w:date="2026-07-29T12:36:00Z" w16du:dateUtc="2026-07-29T16:36:00Z"/>
            </w:rPr>
          </w:rPrChange>
        </w:rPr>
        <w:pPrChange w:id="175" w:author="Garrett Lawton" w:date="2026-07-29T12:50:00Z" w16du:dateUtc="2026-07-29T16:50:00Z">
          <w:pPr>
            <w:numPr>
              <w:numId w:val="6"/>
            </w:numPr>
            <w:spacing w:after="200"/>
            <w:ind w:left="720" w:hanging="360"/>
          </w:pPr>
        </w:pPrChange>
      </w:pPr>
      <w:ins w:id="176" w:author="Garrett Lawton" w:date="2026-07-29T12:36:00Z" w16du:dateUtc="2026-07-29T16:36:00Z">
        <w:r w:rsidRPr="0095025B">
          <w:rPr>
            <w:sz w:val="24"/>
            <w:szCs w:val="24"/>
            <w:rPrChange w:id="177" w:author="Garrett Lawton" w:date="2026-07-29T12:36:00Z" w16du:dateUtc="2026-07-29T16:36:00Z">
              <w:rPr/>
            </w:rPrChange>
          </w:rPr>
          <w:t>an unsafe or hazardous condition exists;</w:t>
        </w:r>
      </w:ins>
    </w:p>
    <w:p w14:paraId="4FD1B8C9" w14:textId="77777777" w:rsidR="0095025B" w:rsidRPr="0095025B" w:rsidRDefault="0095025B" w:rsidP="002D5848">
      <w:pPr>
        <w:numPr>
          <w:ilvl w:val="0"/>
          <w:numId w:val="6"/>
        </w:numPr>
        <w:spacing w:after="200"/>
        <w:ind w:left="1440"/>
        <w:rPr>
          <w:ins w:id="178" w:author="Garrett Lawton" w:date="2026-07-29T12:36:00Z" w16du:dateUtc="2026-07-29T16:36:00Z"/>
          <w:sz w:val="24"/>
          <w:szCs w:val="24"/>
          <w:rPrChange w:id="179" w:author="Garrett Lawton" w:date="2026-07-29T12:36:00Z" w16du:dateUtc="2026-07-29T16:36:00Z">
            <w:rPr>
              <w:ins w:id="180" w:author="Garrett Lawton" w:date="2026-07-29T12:36:00Z" w16du:dateUtc="2026-07-29T16:36:00Z"/>
            </w:rPr>
          </w:rPrChange>
        </w:rPr>
        <w:pPrChange w:id="181" w:author="Garrett Lawton" w:date="2026-07-29T12:50:00Z" w16du:dateUtc="2026-07-29T16:50:00Z">
          <w:pPr>
            <w:numPr>
              <w:numId w:val="6"/>
            </w:numPr>
            <w:spacing w:after="200"/>
            <w:ind w:left="720" w:hanging="360"/>
          </w:pPr>
        </w:pPrChange>
      </w:pPr>
      <w:ins w:id="182" w:author="Garrett Lawton" w:date="2026-07-29T12:36:00Z" w16du:dateUtc="2026-07-29T16:36:00Z">
        <w:r w:rsidRPr="0095025B">
          <w:rPr>
            <w:sz w:val="24"/>
            <w:szCs w:val="24"/>
            <w:rPrChange w:id="183" w:author="Garrett Lawton" w:date="2026-07-29T12:36:00Z" w16du:dateUtc="2026-07-29T16:36:00Z">
              <w:rPr/>
            </w:rPrChange>
          </w:rPr>
          <w:lastRenderedPageBreak/>
          <w:t>required insurance has lapsed or is insufficient;</w:t>
        </w:r>
      </w:ins>
    </w:p>
    <w:p w14:paraId="3BAAE28B" w14:textId="77777777" w:rsidR="0095025B" w:rsidRPr="0095025B" w:rsidRDefault="0095025B" w:rsidP="002D5848">
      <w:pPr>
        <w:numPr>
          <w:ilvl w:val="0"/>
          <w:numId w:val="6"/>
        </w:numPr>
        <w:spacing w:after="200"/>
        <w:ind w:left="1440"/>
        <w:rPr>
          <w:ins w:id="184" w:author="Garrett Lawton" w:date="2026-07-29T12:36:00Z" w16du:dateUtc="2026-07-29T16:36:00Z"/>
          <w:sz w:val="24"/>
          <w:szCs w:val="24"/>
          <w:rPrChange w:id="185" w:author="Garrett Lawton" w:date="2026-07-29T12:36:00Z" w16du:dateUtc="2026-07-29T16:36:00Z">
            <w:rPr>
              <w:ins w:id="186" w:author="Garrett Lawton" w:date="2026-07-29T12:36:00Z" w16du:dateUtc="2026-07-29T16:36:00Z"/>
            </w:rPr>
          </w:rPrChange>
        </w:rPr>
        <w:pPrChange w:id="187" w:author="Garrett Lawton" w:date="2026-07-29T12:50:00Z" w16du:dateUtc="2026-07-29T16:50:00Z">
          <w:pPr>
            <w:numPr>
              <w:numId w:val="6"/>
            </w:numPr>
            <w:spacing w:after="200"/>
            <w:ind w:left="720" w:hanging="360"/>
          </w:pPr>
        </w:pPrChange>
      </w:pPr>
      <w:ins w:id="188" w:author="Garrett Lawton" w:date="2026-07-29T12:36:00Z" w16du:dateUtc="2026-07-29T16:36:00Z">
        <w:r w:rsidRPr="0095025B">
          <w:rPr>
            <w:sz w:val="24"/>
            <w:szCs w:val="24"/>
            <w:rPrChange w:id="189" w:author="Garrett Lawton" w:date="2026-07-29T12:36:00Z" w16du:dateUtc="2026-07-29T16:36:00Z">
              <w:rPr/>
            </w:rPrChange>
          </w:rPr>
          <w:t>a Permitted User or associated person has violated applicable law or a material safety rule;</w:t>
        </w:r>
      </w:ins>
    </w:p>
    <w:p w14:paraId="25C1BB13" w14:textId="77777777" w:rsidR="0095025B" w:rsidRPr="0095025B" w:rsidRDefault="0095025B" w:rsidP="002D5848">
      <w:pPr>
        <w:numPr>
          <w:ilvl w:val="0"/>
          <w:numId w:val="6"/>
        </w:numPr>
        <w:spacing w:after="200"/>
        <w:ind w:left="1440"/>
        <w:rPr>
          <w:ins w:id="190" w:author="Garrett Lawton" w:date="2026-07-29T12:36:00Z" w16du:dateUtc="2026-07-29T16:36:00Z"/>
          <w:sz w:val="24"/>
          <w:szCs w:val="24"/>
          <w:rPrChange w:id="191" w:author="Garrett Lawton" w:date="2026-07-29T12:36:00Z" w16du:dateUtc="2026-07-29T16:36:00Z">
            <w:rPr>
              <w:ins w:id="192" w:author="Garrett Lawton" w:date="2026-07-29T12:36:00Z" w16du:dateUtc="2026-07-29T16:36:00Z"/>
            </w:rPr>
          </w:rPrChange>
        </w:rPr>
        <w:pPrChange w:id="193" w:author="Garrett Lawton" w:date="2026-07-29T12:50:00Z" w16du:dateUtc="2026-07-29T16:50:00Z">
          <w:pPr>
            <w:numPr>
              <w:numId w:val="6"/>
            </w:numPr>
            <w:spacing w:after="200"/>
            <w:ind w:left="720" w:hanging="360"/>
          </w:pPr>
        </w:pPrChange>
      </w:pPr>
      <w:ins w:id="194" w:author="Garrett Lawton" w:date="2026-07-29T12:36:00Z" w16du:dateUtc="2026-07-29T16:36:00Z">
        <w:r w:rsidRPr="0095025B">
          <w:rPr>
            <w:sz w:val="24"/>
            <w:szCs w:val="24"/>
            <w:rPrChange w:id="195" w:author="Garrett Lawton" w:date="2026-07-29T12:36:00Z" w16du:dateUtc="2026-07-29T16:36:00Z">
              <w:rPr/>
            </w:rPrChange>
          </w:rPr>
          <w:t>unauthorized persons are using or accessing the Property;</w:t>
        </w:r>
      </w:ins>
    </w:p>
    <w:p w14:paraId="143293CF" w14:textId="77777777" w:rsidR="0095025B" w:rsidRPr="0095025B" w:rsidRDefault="0095025B" w:rsidP="002D5848">
      <w:pPr>
        <w:numPr>
          <w:ilvl w:val="0"/>
          <w:numId w:val="6"/>
        </w:numPr>
        <w:spacing w:after="200"/>
        <w:ind w:left="1440"/>
        <w:rPr>
          <w:ins w:id="196" w:author="Garrett Lawton" w:date="2026-07-29T12:36:00Z" w16du:dateUtc="2026-07-29T16:36:00Z"/>
          <w:sz w:val="24"/>
          <w:szCs w:val="24"/>
          <w:rPrChange w:id="197" w:author="Garrett Lawton" w:date="2026-07-29T12:36:00Z" w16du:dateUtc="2026-07-29T16:36:00Z">
            <w:rPr>
              <w:ins w:id="198" w:author="Garrett Lawton" w:date="2026-07-29T12:36:00Z" w16du:dateUtc="2026-07-29T16:36:00Z"/>
            </w:rPr>
          </w:rPrChange>
        </w:rPr>
        <w:pPrChange w:id="199" w:author="Garrett Lawton" w:date="2026-07-29T12:50:00Z" w16du:dateUtc="2026-07-29T16:50:00Z">
          <w:pPr>
            <w:numPr>
              <w:numId w:val="6"/>
            </w:numPr>
            <w:spacing w:after="200"/>
            <w:ind w:left="720" w:hanging="360"/>
          </w:pPr>
        </w:pPrChange>
      </w:pPr>
      <w:ins w:id="200" w:author="Garrett Lawton" w:date="2026-07-29T12:36:00Z" w16du:dateUtc="2026-07-29T16:36:00Z">
        <w:r w:rsidRPr="0095025B">
          <w:rPr>
            <w:sz w:val="24"/>
            <w:szCs w:val="24"/>
            <w:rPrChange w:id="201" w:author="Garrett Lawton" w:date="2026-07-29T12:36:00Z" w16du:dateUtc="2026-07-29T16:36:00Z">
              <w:rPr/>
            </w:rPrChange>
          </w:rPr>
          <w:t>the dock is unsafe, damaged, unpermitted, or noncompliant;</w:t>
        </w:r>
      </w:ins>
    </w:p>
    <w:p w14:paraId="735D1FBF" w14:textId="77777777" w:rsidR="0095025B" w:rsidRPr="0095025B" w:rsidRDefault="0095025B" w:rsidP="002D5848">
      <w:pPr>
        <w:numPr>
          <w:ilvl w:val="0"/>
          <w:numId w:val="6"/>
        </w:numPr>
        <w:spacing w:after="200"/>
        <w:ind w:left="1440"/>
        <w:rPr>
          <w:ins w:id="202" w:author="Garrett Lawton" w:date="2026-07-29T12:36:00Z" w16du:dateUtc="2026-07-29T16:36:00Z"/>
          <w:sz w:val="24"/>
          <w:szCs w:val="24"/>
          <w:rPrChange w:id="203" w:author="Garrett Lawton" w:date="2026-07-29T12:36:00Z" w16du:dateUtc="2026-07-29T16:36:00Z">
            <w:rPr>
              <w:ins w:id="204" w:author="Garrett Lawton" w:date="2026-07-29T12:36:00Z" w16du:dateUtc="2026-07-29T16:36:00Z"/>
            </w:rPr>
          </w:rPrChange>
        </w:rPr>
        <w:pPrChange w:id="205" w:author="Garrett Lawton" w:date="2026-07-29T12:50:00Z" w16du:dateUtc="2026-07-29T16:50:00Z">
          <w:pPr>
            <w:numPr>
              <w:numId w:val="6"/>
            </w:numPr>
            <w:spacing w:after="200"/>
            <w:ind w:left="720" w:hanging="360"/>
          </w:pPr>
        </w:pPrChange>
      </w:pPr>
      <w:ins w:id="206" w:author="Garrett Lawton" w:date="2026-07-29T12:36:00Z" w16du:dateUtc="2026-07-29T16:36:00Z">
        <w:r w:rsidRPr="0095025B">
          <w:rPr>
            <w:sz w:val="24"/>
            <w:szCs w:val="24"/>
            <w:rPrChange w:id="207" w:author="Garrett Lawton" w:date="2026-07-29T12:36:00Z" w16du:dateUtc="2026-07-29T16:36:00Z">
              <w:rPr/>
            </w:rPrChange>
          </w:rPr>
          <w:t>a Permitted User or associated person has caused or is threatening material damage to the Property;</w:t>
        </w:r>
      </w:ins>
    </w:p>
    <w:p w14:paraId="5697E164" w14:textId="77777777" w:rsidR="0095025B" w:rsidRPr="0095025B" w:rsidRDefault="0095025B" w:rsidP="002D5848">
      <w:pPr>
        <w:numPr>
          <w:ilvl w:val="0"/>
          <w:numId w:val="6"/>
        </w:numPr>
        <w:spacing w:after="200"/>
        <w:ind w:left="1440"/>
        <w:rPr>
          <w:ins w:id="208" w:author="Garrett Lawton" w:date="2026-07-29T12:36:00Z" w16du:dateUtc="2026-07-29T16:36:00Z"/>
          <w:sz w:val="24"/>
          <w:szCs w:val="24"/>
          <w:rPrChange w:id="209" w:author="Garrett Lawton" w:date="2026-07-29T12:36:00Z" w16du:dateUtc="2026-07-29T16:36:00Z">
            <w:rPr>
              <w:ins w:id="210" w:author="Garrett Lawton" w:date="2026-07-29T12:36:00Z" w16du:dateUtc="2026-07-29T16:36:00Z"/>
            </w:rPr>
          </w:rPrChange>
        </w:rPr>
        <w:pPrChange w:id="211" w:author="Garrett Lawton" w:date="2026-07-29T12:50:00Z" w16du:dateUtc="2026-07-29T16:50:00Z">
          <w:pPr>
            <w:numPr>
              <w:numId w:val="6"/>
            </w:numPr>
            <w:spacing w:after="200"/>
            <w:ind w:left="720" w:hanging="360"/>
          </w:pPr>
        </w:pPrChange>
      </w:pPr>
      <w:ins w:id="212" w:author="Garrett Lawton" w:date="2026-07-29T12:36:00Z" w16du:dateUtc="2026-07-29T16:36:00Z">
        <w:r w:rsidRPr="0095025B">
          <w:rPr>
            <w:sz w:val="24"/>
            <w:szCs w:val="24"/>
            <w:rPrChange w:id="213" w:author="Garrett Lawton" w:date="2026-07-29T12:36:00Z" w16du:dateUtc="2026-07-29T16:36:00Z">
              <w:rPr/>
            </w:rPrChange>
          </w:rPr>
          <w:t>a Permitted User or associated person is engaging in intoxicated, disorderly, threatening, criminal, or dangerous conduct;</w:t>
        </w:r>
      </w:ins>
    </w:p>
    <w:p w14:paraId="1BAE8EAD" w14:textId="77777777" w:rsidR="0095025B" w:rsidRPr="0095025B" w:rsidRDefault="0095025B" w:rsidP="002D5848">
      <w:pPr>
        <w:numPr>
          <w:ilvl w:val="0"/>
          <w:numId w:val="6"/>
        </w:numPr>
        <w:spacing w:after="200"/>
        <w:ind w:left="1440"/>
        <w:rPr>
          <w:ins w:id="214" w:author="Garrett Lawton" w:date="2026-07-29T12:36:00Z" w16du:dateUtc="2026-07-29T16:36:00Z"/>
          <w:sz w:val="24"/>
          <w:szCs w:val="24"/>
          <w:rPrChange w:id="215" w:author="Garrett Lawton" w:date="2026-07-29T12:36:00Z" w16du:dateUtc="2026-07-29T16:36:00Z">
            <w:rPr>
              <w:ins w:id="216" w:author="Garrett Lawton" w:date="2026-07-29T12:36:00Z" w16du:dateUtc="2026-07-29T16:36:00Z"/>
            </w:rPr>
          </w:rPrChange>
        </w:rPr>
        <w:pPrChange w:id="217" w:author="Garrett Lawton" w:date="2026-07-29T12:50:00Z" w16du:dateUtc="2026-07-29T16:50:00Z">
          <w:pPr>
            <w:numPr>
              <w:numId w:val="6"/>
            </w:numPr>
            <w:spacing w:after="200"/>
            <w:ind w:left="720" w:hanging="360"/>
          </w:pPr>
        </w:pPrChange>
      </w:pPr>
      <w:ins w:id="218" w:author="Garrett Lawton" w:date="2026-07-29T12:36:00Z" w16du:dateUtc="2026-07-29T16:36:00Z">
        <w:r w:rsidRPr="0095025B">
          <w:rPr>
            <w:sz w:val="24"/>
            <w:szCs w:val="24"/>
            <w:rPrChange w:id="219" w:author="Garrett Lawton" w:date="2026-07-29T12:36:00Z" w16du:dateUtc="2026-07-29T16:36:00Z">
              <w:rPr/>
            </w:rPrChange>
          </w:rPr>
          <w:t>emergency response, construction, repair, environmental work, governmental action, or protection of persons or property requires suspension; or</w:t>
        </w:r>
      </w:ins>
    </w:p>
    <w:p w14:paraId="12A4320E" w14:textId="77777777" w:rsidR="0095025B" w:rsidRPr="0095025B" w:rsidRDefault="0095025B" w:rsidP="002D5848">
      <w:pPr>
        <w:numPr>
          <w:ilvl w:val="0"/>
          <w:numId w:val="6"/>
        </w:numPr>
        <w:spacing w:after="200"/>
        <w:ind w:left="1440"/>
        <w:rPr>
          <w:ins w:id="220" w:author="Garrett Lawton" w:date="2026-07-29T12:36:00Z" w16du:dateUtc="2026-07-29T16:36:00Z"/>
          <w:sz w:val="24"/>
          <w:szCs w:val="24"/>
          <w:rPrChange w:id="221" w:author="Garrett Lawton" w:date="2026-07-29T12:36:00Z" w16du:dateUtc="2026-07-29T16:36:00Z">
            <w:rPr>
              <w:ins w:id="222" w:author="Garrett Lawton" w:date="2026-07-29T12:36:00Z" w16du:dateUtc="2026-07-29T16:36:00Z"/>
            </w:rPr>
          </w:rPrChange>
        </w:rPr>
        <w:pPrChange w:id="223" w:author="Garrett Lawton" w:date="2026-07-29T12:50:00Z" w16du:dateUtc="2026-07-29T16:50:00Z">
          <w:pPr>
            <w:numPr>
              <w:numId w:val="6"/>
            </w:numPr>
            <w:spacing w:after="200"/>
            <w:ind w:left="720" w:hanging="360"/>
          </w:pPr>
        </w:pPrChange>
      </w:pPr>
      <w:ins w:id="224" w:author="Garrett Lawton" w:date="2026-07-29T12:36:00Z" w16du:dateUtc="2026-07-29T16:36:00Z">
        <w:r w:rsidRPr="0095025B">
          <w:rPr>
            <w:sz w:val="24"/>
            <w:szCs w:val="24"/>
            <w:rPrChange w:id="225" w:author="Garrett Lawton" w:date="2026-07-29T12:36:00Z" w16du:dateUtc="2026-07-29T16:36:00Z">
              <w:rPr/>
            </w:rPrChange>
          </w:rPr>
          <w:t>continued use would expose Grantors or the Property to an unreasonable risk of injury, liability, or damage.</w:t>
        </w:r>
      </w:ins>
    </w:p>
    <w:p w14:paraId="40210732" w14:textId="77777777" w:rsidR="0095025B" w:rsidRPr="0095025B" w:rsidRDefault="0095025B" w:rsidP="002D5848">
      <w:pPr>
        <w:pStyle w:val="FirstParagraph"/>
        <w:ind w:left="720"/>
        <w:rPr>
          <w:ins w:id="226" w:author="Garrett Lawton" w:date="2026-07-29T12:36:00Z" w16du:dateUtc="2026-07-29T16:36:00Z"/>
          <w:rFonts w:ascii="Times New Roman" w:hAnsi="Times New Roman" w:cs="Times New Roman"/>
        </w:rPr>
        <w:pPrChange w:id="227" w:author="Garrett Lawton" w:date="2026-07-29T12:50:00Z" w16du:dateUtc="2026-07-29T16:50:00Z">
          <w:pPr>
            <w:pStyle w:val="FirstParagraph"/>
          </w:pPr>
        </w:pPrChange>
      </w:pPr>
      <w:ins w:id="228" w:author="Garrett Lawton" w:date="2026-07-29T12:36:00Z" w16du:dateUtc="2026-07-29T16:36:00Z">
        <w:r w:rsidRPr="0095025B">
          <w:rPr>
            <w:rFonts w:ascii="Times New Roman" w:hAnsi="Times New Roman" w:cs="Times New Roman"/>
          </w:rPr>
          <w:t>The suspension shall continue until the condition giving rise to it has been corrected to Grantors’ reasonable satisfaction.</w:t>
        </w:r>
      </w:ins>
    </w:p>
    <w:p w14:paraId="3BD0F03A" w14:textId="77777777" w:rsidR="0095025B" w:rsidRPr="002F3EA1" w:rsidRDefault="0095025B" w:rsidP="002D5848">
      <w:pPr>
        <w:pStyle w:val="FirstParagraph"/>
        <w:ind w:left="720"/>
        <w:rPr>
          <w:ins w:id="229" w:author="Garrett Lawton" w:date="2026-07-29T12:36:00Z" w16du:dateUtc="2026-07-29T16:36:00Z"/>
          <w:rFonts w:ascii="Times New Roman" w:hAnsi="Times New Roman" w:cs="Times New Roman"/>
        </w:rPr>
        <w:pPrChange w:id="230" w:author="Garrett Lawton" w:date="2026-07-29T12:50:00Z" w16du:dateUtc="2026-07-29T16:50:00Z">
          <w:pPr>
            <w:pStyle w:val="FirstParagraph"/>
          </w:pPr>
        </w:pPrChange>
      </w:pPr>
      <w:ins w:id="231" w:author="Garrett Lawton" w:date="2026-07-29T12:36:00Z" w16du:dateUtc="2026-07-29T16:36:00Z">
        <w:r>
          <w:rPr>
            <w:rFonts w:ascii="Times New Roman" w:hAnsi="Times New Roman" w:cs="Times New Roman"/>
          </w:rPr>
          <w:t xml:space="preserve">(b) </w:t>
        </w:r>
        <w:r w:rsidRPr="002F3EA1">
          <w:rPr>
            <w:rFonts w:ascii="Times New Roman" w:hAnsi="Times New Roman" w:cs="Times New Roman"/>
            <w:i/>
            <w:iCs/>
          </w:rPr>
          <w:t>Notice and Cure</w:t>
        </w:r>
        <w:r>
          <w:rPr>
            <w:rFonts w:ascii="Times New Roman" w:hAnsi="Times New Roman" w:cs="Times New Roman"/>
          </w:rPr>
          <w:t xml:space="preserve">. </w:t>
        </w:r>
        <w:r w:rsidRPr="002F3EA1">
          <w:rPr>
            <w:rFonts w:ascii="Times New Roman" w:hAnsi="Times New Roman" w:cs="Times New Roman"/>
          </w:rPr>
          <w:t>Except for matters permitting immediate termination under subsection (c), a material breach of this Agreement shall constitute a default if it remains uncured for fifteen (15) days after written notice from Grantors.</w:t>
        </w:r>
      </w:ins>
    </w:p>
    <w:p w14:paraId="599CBE94" w14:textId="77777777" w:rsidR="0095025B" w:rsidRPr="002F3EA1" w:rsidRDefault="0095025B" w:rsidP="002D5848">
      <w:pPr>
        <w:pStyle w:val="BodyText"/>
        <w:ind w:left="720"/>
        <w:rPr>
          <w:ins w:id="232" w:author="Garrett Lawton" w:date="2026-07-29T12:36:00Z" w16du:dateUtc="2026-07-29T16:36:00Z"/>
          <w:rFonts w:ascii="Times New Roman" w:hAnsi="Times New Roman" w:cs="Times New Roman"/>
        </w:rPr>
        <w:pPrChange w:id="233" w:author="Garrett Lawton" w:date="2026-07-29T12:50:00Z" w16du:dateUtc="2026-07-29T16:50:00Z">
          <w:pPr>
            <w:pStyle w:val="BodyText"/>
          </w:pPr>
        </w:pPrChange>
      </w:pPr>
      <w:ins w:id="234" w:author="Garrett Lawton" w:date="2026-07-29T12:36:00Z" w16du:dateUtc="2026-07-29T16:36:00Z">
        <w:r w:rsidRPr="002F3EA1">
          <w:rPr>
            <w:rFonts w:ascii="Times New Roman" w:hAnsi="Times New Roman" w:cs="Times New Roman"/>
          </w:rPr>
          <w:t xml:space="preserve">If a breach cannot reasonably be cured within fifteen (15) days, the breach shall not constitute a default if Grantees commence cure within that period and diligently complete the cure within a reasonable time not exceeding </w:t>
        </w:r>
        <w:r>
          <w:rPr>
            <w:rFonts w:ascii="Times New Roman" w:hAnsi="Times New Roman" w:cs="Times New Roman"/>
          </w:rPr>
          <w:t>thirty</w:t>
        </w:r>
        <w:r w:rsidRPr="002F3EA1">
          <w:rPr>
            <w:rFonts w:ascii="Times New Roman" w:hAnsi="Times New Roman" w:cs="Times New Roman"/>
          </w:rPr>
          <w:t xml:space="preserve"> (</w:t>
        </w:r>
        <w:r>
          <w:rPr>
            <w:rFonts w:ascii="Times New Roman" w:hAnsi="Times New Roman" w:cs="Times New Roman"/>
          </w:rPr>
          <w:t>30</w:t>
        </w:r>
        <w:r w:rsidRPr="002F3EA1">
          <w:rPr>
            <w:rFonts w:ascii="Times New Roman" w:hAnsi="Times New Roman" w:cs="Times New Roman"/>
          </w:rPr>
          <w:t>) days, unless Grantors approve a longer period in writing.</w:t>
        </w:r>
      </w:ins>
    </w:p>
    <w:p w14:paraId="6D4827FA" w14:textId="77777777" w:rsidR="0095025B" w:rsidRPr="002F3EA1" w:rsidRDefault="0095025B" w:rsidP="002D5848">
      <w:pPr>
        <w:pStyle w:val="BodyText"/>
        <w:ind w:left="720"/>
        <w:rPr>
          <w:ins w:id="235" w:author="Garrett Lawton" w:date="2026-07-29T12:36:00Z" w16du:dateUtc="2026-07-29T16:36:00Z"/>
          <w:rFonts w:ascii="Times New Roman" w:hAnsi="Times New Roman" w:cs="Times New Roman"/>
        </w:rPr>
        <w:pPrChange w:id="236" w:author="Garrett Lawton" w:date="2026-07-29T12:50:00Z" w16du:dateUtc="2026-07-29T16:50:00Z">
          <w:pPr>
            <w:pStyle w:val="BodyText"/>
          </w:pPr>
        </w:pPrChange>
      </w:pPr>
      <w:ins w:id="237" w:author="Garrett Lawton" w:date="2026-07-29T12:36:00Z" w16du:dateUtc="2026-07-29T16:36:00Z">
        <w:r w:rsidRPr="002F3EA1">
          <w:rPr>
            <w:rFonts w:ascii="Times New Roman" w:hAnsi="Times New Roman" w:cs="Times New Roman"/>
          </w:rPr>
          <w:t>No cure period shall be required for a breach that creates an immediate danger to persons or property. Grantors may perform emergency corrective work and recover the resulting costs from Grantees.</w:t>
        </w:r>
      </w:ins>
    </w:p>
    <w:p w14:paraId="374F1CC6" w14:textId="77777777" w:rsidR="0095025B" w:rsidRPr="0095025B" w:rsidRDefault="0095025B" w:rsidP="002D5848">
      <w:pPr>
        <w:pStyle w:val="FirstParagraph"/>
        <w:ind w:left="720"/>
        <w:rPr>
          <w:ins w:id="238" w:author="Garrett Lawton" w:date="2026-07-29T12:36:00Z" w16du:dateUtc="2026-07-29T16:36:00Z"/>
          <w:rFonts w:ascii="Times New Roman" w:hAnsi="Times New Roman" w:cs="Times New Roman"/>
        </w:rPr>
        <w:pPrChange w:id="239" w:author="Garrett Lawton" w:date="2026-07-29T12:50:00Z" w16du:dateUtc="2026-07-29T16:50:00Z">
          <w:pPr>
            <w:pStyle w:val="FirstParagraph"/>
          </w:pPr>
        </w:pPrChange>
      </w:pPr>
      <w:ins w:id="240" w:author="Garrett Lawton" w:date="2026-07-29T12:36:00Z" w16du:dateUtc="2026-07-29T16:36:00Z">
        <w:r w:rsidRPr="0095025B">
          <w:rPr>
            <w:rFonts w:ascii="Times New Roman" w:hAnsi="Times New Roman" w:cs="Times New Roman"/>
          </w:rPr>
          <w:t xml:space="preserve">(c) </w:t>
        </w:r>
        <w:r w:rsidRPr="0095025B">
          <w:rPr>
            <w:rFonts w:ascii="Times New Roman" w:hAnsi="Times New Roman" w:cs="Times New Roman"/>
            <w:i/>
            <w:iCs/>
          </w:rPr>
          <w:t>Termination for Cause.</w:t>
        </w:r>
        <w:r w:rsidRPr="0095025B">
          <w:rPr>
            <w:rFonts w:ascii="Times New Roman" w:hAnsi="Times New Roman" w:cs="Times New Roman"/>
          </w:rPr>
          <w:t xml:space="preserve"> Grantors may terminate this Agreement and the easement immediately upon written notice following:</w:t>
        </w:r>
      </w:ins>
    </w:p>
    <w:p w14:paraId="710FB716" w14:textId="77777777" w:rsidR="0095025B" w:rsidRPr="0095025B" w:rsidRDefault="0095025B" w:rsidP="002D5848">
      <w:pPr>
        <w:numPr>
          <w:ilvl w:val="0"/>
          <w:numId w:val="7"/>
        </w:numPr>
        <w:spacing w:after="200"/>
        <w:ind w:left="1440"/>
        <w:rPr>
          <w:ins w:id="241" w:author="Garrett Lawton" w:date="2026-07-29T12:36:00Z" w16du:dateUtc="2026-07-29T16:36:00Z"/>
          <w:sz w:val="24"/>
          <w:szCs w:val="24"/>
          <w:rPrChange w:id="242" w:author="Garrett Lawton" w:date="2026-07-29T12:36:00Z" w16du:dateUtc="2026-07-29T16:36:00Z">
            <w:rPr>
              <w:ins w:id="243" w:author="Garrett Lawton" w:date="2026-07-29T12:36:00Z" w16du:dateUtc="2026-07-29T16:36:00Z"/>
            </w:rPr>
          </w:rPrChange>
        </w:rPr>
        <w:pPrChange w:id="244" w:author="Garrett Lawton" w:date="2026-07-29T12:50:00Z" w16du:dateUtc="2026-07-29T16:50:00Z">
          <w:pPr>
            <w:numPr>
              <w:numId w:val="7"/>
            </w:numPr>
            <w:spacing w:after="200"/>
            <w:ind w:left="720" w:hanging="360"/>
          </w:pPr>
        </w:pPrChange>
      </w:pPr>
      <w:ins w:id="245" w:author="Garrett Lawton" w:date="2026-07-29T12:36:00Z" w16du:dateUtc="2026-07-29T16:36:00Z">
        <w:r w:rsidRPr="0095025B">
          <w:rPr>
            <w:sz w:val="24"/>
            <w:szCs w:val="24"/>
            <w:rPrChange w:id="246" w:author="Garrett Lawton" w:date="2026-07-29T12:36:00Z" w16du:dateUtc="2026-07-29T16:36:00Z">
              <w:rPr/>
            </w:rPrChange>
          </w:rPr>
          <w:t>an attempted sale, assignment, lease, transfer, or other conveyance of the easement;</w:t>
        </w:r>
      </w:ins>
    </w:p>
    <w:p w14:paraId="02EFBB0F" w14:textId="77777777" w:rsidR="0095025B" w:rsidRPr="0095025B" w:rsidRDefault="0095025B" w:rsidP="002D5848">
      <w:pPr>
        <w:numPr>
          <w:ilvl w:val="0"/>
          <w:numId w:val="7"/>
        </w:numPr>
        <w:spacing w:after="200"/>
        <w:ind w:left="1440"/>
        <w:rPr>
          <w:ins w:id="247" w:author="Garrett Lawton" w:date="2026-07-29T12:36:00Z" w16du:dateUtc="2026-07-29T16:36:00Z"/>
          <w:sz w:val="24"/>
          <w:szCs w:val="24"/>
          <w:rPrChange w:id="248" w:author="Garrett Lawton" w:date="2026-07-29T12:36:00Z" w16du:dateUtc="2026-07-29T16:36:00Z">
            <w:rPr>
              <w:ins w:id="249" w:author="Garrett Lawton" w:date="2026-07-29T12:36:00Z" w16du:dateUtc="2026-07-29T16:36:00Z"/>
            </w:rPr>
          </w:rPrChange>
        </w:rPr>
        <w:pPrChange w:id="250" w:author="Garrett Lawton" w:date="2026-07-29T12:50:00Z" w16du:dateUtc="2026-07-29T16:50:00Z">
          <w:pPr>
            <w:numPr>
              <w:numId w:val="7"/>
            </w:numPr>
            <w:spacing w:after="200"/>
            <w:ind w:left="720" w:hanging="360"/>
          </w:pPr>
        </w:pPrChange>
      </w:pPr>
      <w:ins w:id="251" w:author="Garrett Lawton" w:date="2026-07-29T12:36:00Z" w16du:dateUtc="2026-07-29T16:36:00Z">
        <w:r w:rsidRPr="0095025B">
          <w:rPr>
            <w:sz w:val="24"/>
            <w:szCs w:val="24"/>
            <w:rPrChange w:id="252" w:author="Garrett Lawton" w:date="2026-07-29T12:36:00Z" w16du:dateUtc="2026-07-29T16:36:00Z">
              <w:rPr/>
            </w:rPrChange>
          </w:rPr>
          <w:t>intentional or reckless damage to the Property;</w:t>
        </w:r>
      </w:ins>
    </w:p>
    <w:p w14:paraId="41E7EFDD" w14:textId="77777777" w:rsidR="0095025B" w:rsidRPr="0095025B" w:rsidRDefault="0095025B" w:rsidP="002D5848">
      <w:pPr>
        <w:numPr>
          <w:ilvl w:val="0"/>
          <w:numId w:val="7"/>
        </w:numPr>
        <w:spacing w:after="200"/>
        <w:ind w:left="1440"/>
        <w:rPr>
          <w:ins w:id="253" w:author="Garrett Lawton" w:date="2026-07-29T12:36:00Z" w16du:dateUtc="2026-07-29T16:36:00Z"/>
          <w:sz w:val="24"/>
          <w:szCs w:val="24"/>
          <w:rPrChange w:id="254" w:author="Garrett Lawton" w:date="2026-07-29T12:36:00Z" w16du:dateUtc="2026-07-29T16:36:00Z">
            <w:rPr>
              <w:ins w:id="255" w:author="Garrett Lawton" w:date="2026-07-29T12:36:00Z" w16du:dateUtc="2026-07-29T16:36:00Z"/>
            </w:rPr>
          </w:rPrChange>
        </w:rPr>
        <w:pPrChange w:id="256" w:author="Garrett Lawton" w:date="2026-07-29T12:50:00Z" w16du:dateUtc="2026-07-29T16:50:00Z">
          <w:pPr>
            <w:numPr>
              <w:numId w:val="7"/>
            </w:numPr>
            <w:spacing w:after="200"/>
            <w:ind w:left="720" w:hanging="360"/>
          </w:pPr>
        </w:pPrChange>
      </w:pPr>
      <w:ins w:id="257" w:author="Garrett Lawton" w:date="2026-07-29T12:36:00Z" w16du:dateUtc="2026-07-29T16:36:00Z">
        <w:r w:rsidRPr="0095025B">
          <w:rPr>
            <w:sz w:val="24"/>
            <w:szCs w:val="24"/>
            <w:rPrChange w:id="258" w:author="Garrett Lawton" w:date="2026-07-29T12:36:00Z" w16du:dateUtc="2026-07-29T16:36:00Z">
              <w:rPr/>
            </w:rPrChange>
          </w:rPr>
          <w:t>criminal activity within the Property;</w:t>
        </w:r>
      </w:ins>
    </w:p>
    <w:p w14:paraId="79E9BAB7" w14:textId="77777777" w:rsidR="0095025B" w:rsidRPr="0095025B" w:rsidRDefault="0095025B" w:rsidP="002D5848">
      <w:pPr>
        <w:numPr>
          <w:ilvl w:val="0"/>
          <w:numId w:val="7"/>
        </w:numPr>
        <w:spacing w:after="200"/>
        <w:ind w:left="1440"/>
        <w:rPr>
          <w:ins w:id="259" w:author="Garrett Lawton" w:date="2026-07-29T12:36:00Z" w16du:dateUtc="2026-07-29T16:36:00Z"/>
          <w:sz w:val="24"/>
          <w:szCs w:val="24"/>
          <w:rPrChange w:id="260" w:author="Garrett Lawton" w:date="2026-07-29T12:36:00Z" w16du:dateUtc="2026-07-29T16:36:00Z">
            <w:rPr>
              <w:ins w:id="261" w:author="Garrett Lawton" w:date="2026-07-29T12:36:00Z" w16du:dateUtc="2026-07-29T16:36:00Z"/>
            </w:rPr>
          </w:rPrChange>
        </w:rPr>
        <w:pPrChange w:id="262" w:author="Garrett Lawton" w:date="2026-07-29T12:50:00Z" w16du:dateUtc="2026-07-29T16:50:00Z">
          <w:pPr>
            <w:numPr>
              <w:numId w:val="7"/>
            </w:numPr>
            <w:spacing w:after="200"/>
            <w:ind w:left="720" w:hanging="360"/>
          </w:pPr>
        </w:pPrChange>
      </w:pPr>
      <w:ins w:id="263" w:author="Garrett Lawton" w:date="2026-07-29T12:36:00Z" w16du:dateUtc="2026-07-29T16:36:00Z">
        <w:r w:rsidRPr="0095025B">
          <w:rPr>
            <w:sz w:val="24"/>
            <w:szCs w:val="24"/>
            <w:rPrChange w:id="264" w:author="Garrett Lawton" w:date="2026-07-29T12:36:00Z" w16du:dateUtc="2026-07-29T16:36:00Z">
              <w:rPr/>
            </w:rPrChange>
          </w:rPr>
          <w:t>material misrepresentation concerning insurance or compliance with this Agreement;</w:t>
        </w:r>
      </w:ins>
    </w:p>
    <w:p w14:paraId="16ACEFA0" w14:textId="77777777" w:rsidR="0095025B" w:rsidRPr="0095025B" w:rsidRDefault="0095025B" w:rsidP="002D5848">
      <w:pPr>
        <w:numPr>
          <w:ilvl w:val="0"/>
          <w:numId w:val="7"/>
        </w:numPr>
        <w:spacing w:after="200"/>
        <w:ind w:left="1440"/>
        <w:rPr>
          <w:ins w:id="265" w:author="Garrett Lawton" w:date="2026-07-29T12:36:00Z" w16du:dateUtc="2026-07-29T16:36:00Z"/>
          <w:sz w:val="24"/>
          <w:szCs w:val="24"/>
          <w:rPrChange w:id="266" w:author="Garrett Lawton" w:date="2026-07-29T12:36:00Z" w16du:dateUtc="2026-07-29T16:36:00Z">
            <w:rPr>
              <w:ins w:id="267" w:author="Garrett Lawton" w:date="2026-07-29T12:36:00Z" w16du:dateUtc="2026-07-29T16:36:00Z"/>
            </w:rPr>
          </w:rPrChange>
        </w:rPr>
        <w:pPrChange w:id="268" w:author="Garrett Lawton" w:date="2026-07-29T12:50:00Z" w16du:dateUtc="2026-07-29T16:50:00Z">
          <w:pPr>
            <w:numPr>
              <w:numId w:val="7"/>
            </w:numPr>
            <w:spacing w:after="200"/>
            <w:ind w:left="720" w:hanging="360"/>
          </w:pPr>
        </w:pPrChange>
      </w:pPr>
      <w:ins w:id="269" w:author="Garrett Lawton" w:date="2026-07-29T12:36:00Z" w16du:dateUtc="2026-07-29T16:36:00Z">
        <w:r w:rsidRPr="0095025B">
          <w:rPr>
            <w:sz w:val="24"/>
            <w:szCs w:val="24"/>
            <w:rPrChange w:id="270" w:author="Garrett Lawton" w:date="2026-07-29T12:36:00Z" w16du:dateUtc="2026-07-29T16:36:00Z">
              <w:rPr/>
            </w:rPrChange>
          </w:rPr>
          <w:t>unauthorized construction or installation of a structure or improvement;</w:t>
        </w:r>
      </w:ins>
    </w:p>
    <w:p w14:paraId="03718B65" w14:textId="77777777" w:rsidR="0095025B" w:rsidRPr="0095025B" w:rsidRDefault="0095025B" w:rsidP="002D5848">
      <w:pPr>
        <w:numPr>
          <w:ilvl w:val="0"/>
          <w:numId w:val="7"/>
        </w:numPr>
        <w:spacing w:after="200"/>
        <w:ind w:left="1440"/>
        <w:rPr>
          <w:ins w:id="271" w:author="Garrett Lawton" w:date="2026-07-29T12:36:00Z" w16du:dateUtc="2026-07-29T16:36:00Z"/>
          <w:sz w:val="24"/>
          <w:szCs w:val="24"/>
          <w:rPrChange w:id="272" w:author="Garrett Lawton" w:date="2026-07-29T12:36:00Z" w16du:dateUtc="2026-07-29T16:36:00Z">
            <w:rPr>
              <w:ins w:id="273" w:author="Garrett Lawton" w:date="2026-07-29T12:36:00Z" w16du:dateUtc="2026-07-29T16:36:00Z"/>
            </w:rPr>
          </w:rPrChange>
        </w:rPr>
        <w:pPrChange w:id="274" w:author="Garrett Lawton" w:date="2026-07-29T12:50:00Z" w16du:dateUtc="2026-07-29T16:50:00Z">
          <w:pPr>
            <w:numPr>
              <w:numId w:val="7"/>
            </w:numPr>
            <w:spacing w:after="200"/>
            <w:ind w:left="720" w:hanging="360"/>
          </w:pPr>
        </w:pPrChange>
      </w:pPr>
      <w:ins w:id="275" w:author="Garrett Lawton" w:date="2026-07-29T12:36:00Z" w16du:dateUtc="2026-07-29T16:36:00Z">
        <w:r w:rsidRPr="0095025B">
          <w:rPr>
            <w:sz w:val="24"/>
            <w:szCs w:val="24"/>
            <w:rPrChange w:id="276" w:author="Garrett Lawton" w:date="2026-07-29T12:36:00Z" w16du:dateUtc="2026-07-29T16:36:00Z">
              <w:rPr/>
            </w:rPrChange>
          </w:rPr>
          <w:lastRenderedPageBreak/>
          <w:t>repeated use by unauthorized or unaccompanied persons;</w:t>
        </w:r>
      </w:ins>
    </w:p>
    <w:p w14:paraId="35FD52FF" w14:textId="77777777" w:rsidR="0095025B" w:rsidRPr="0095025B" w:rsidRDefault="0095025B" w:rsidP="002D5848">
      <w:pPr>
        <w:numPr>
          <w:ilvl w:val="0"/>
          <w:numId w:val="7"/>
        </w:numPr>
        <w:spacing w:after="200"/>
        <w:ind w:left="1440"/>
        <w:rPr>
          <w:ins w:id="277" w:author="Garrett Lawton" w:date="2026-07-29T12:36:00Z" w16du:dateUtc="2026-07-29T16:36:00Z"/>
          <w:sz w:val="24"/>
          <w:szCs w:val="24"/>
          <w:rPrChange w:id="278" w:author="Garrett Lawton" w:date="2026-07-29T12:36:00Z" w16du:dateUtc="2026-07-29T16:36:00Z">
            <w:rPr>
              <w:ins w:id="279" w:author="Garrett Lawton" w:date="2026-07-29T12:36:00Z" w16du:dateUtc="2026-07-29T16:36:00Z"/>
            </w:rPr>
          </w:rPrChange>
        </w:rPr>
        <w:pPrChange w:id="280" w:author="Garrett Lawton" w:date="2026-07-29T12:50:00Z" w16du:dateUtc="2026-07-29T16:50:00Z">
          <w:pPr>
            <w:numPr>
              <w:numId w:val="7"/>
            </w:numPr>
            <w:spacing w:after="200"/>
            <w:ind w:left="720" w:hanging="360"/>
          </w:pPr>
        </w:pPrChange>
      </w:pPr>
      <w:ins w:id="281" w:author="Garrett Lawton" w:date="2026-07-29T12:36:00Z" w16du:dateUtc="2026-07-29T16:36:00Z">
        <w:r w:rsidRPr="0095025B">
          <w:rPr>
            <w:sz w:val="24"/>
            <w:szCs w:val="24"/>
            <w:rPrChange w:id="282" w:author="Garrett Lawton" w:date="2026-07-29T12:36:00Z" w16du:dateUtc="2026-07-29T16:36:00Z">
              <w:rPr/>
            </w:rPrChange>
          </w:rPr>
          <w:t>failure to maintain required insurance for more than fifteen (15) days after notice;</w:t>
        </w:r>
      </w:ins>
    </w:p>
    <w:p w14:paraId="5265C80B" w14:textId="77777777" w:rsidR="0095025B" w:rsidRPr="0095025B" w:rsidRDefault="0095025B" w:rsidP="002D5848">
      <w:pPr>
        <w:numPr>
          <w:ilvl w:val="0"/>
          <w:numId w:val="7"/>
        </w:numPr>
        <w:spacing w:after="200"/>
        <w:ind w:left="1440"/>
        <w:rPr>
          <w:ins w:id="283" w:author="Garrett Lawton" w:date="2026-07-29T12:36:00Z" w16du:dateUtc="2026-07-29T16:36:00Z"/>
          <w:sz w:val="24"/>
          <w:szCs w:val="24"/>
          <w:rPrChange w:id="284" w:author="Garrett Lawton" w:date="2026-07-29T12:36:00Z" w16du:dateUtc="2026-07-29T16:36:00Z">
            <w:rPr>
              <w:ins w:id="285" w:author="Garrett Lawton" w:date="2026-07-29T12:36:00Z" w16du:dateUtc="2026-07-29T16:36:00Z"/>
            </w:rPr>
          </w:rPrChange>
        </w:rPr>
        <w:pPrChange w:id="286" w:author="Garrett Lawton" w:date="2026-07-29T12:50:00Z" w16du:dateUtc="2026-07-29T16:50:00Z">
          <w:pPr>
            <w:numPr>
              <w:numId w:val="7"/>
            </w:numPr>
            <w:spacing w:after="200"/>
            <w:ind w:left="720" w:hanging="360"/>
          </w:pPr>
        </w:pPrChange>
      </w:pPr>
      <w:ins w:id="287" w:author="Garrett Lawton" w:date="2026-07-29T12:36:00Z" w16du:dateUtc="2026-07-29T16:36:00Z">
        <w:r w:rsidRPr="0095025B">
          <w:rPr>
            <w:sz w:val="24"/>
            <w:szCs w:val="24"/>
            <w:rPrChange w:id="288" w:author="Garrett Lawton" w:date="2026-07-29T12:36:00Z" w16du:dateUtc="2026-07-29T16:36:00Z">
              <w:rPr/>
            </w:rPrChange>
          </w:rPr>
          <w:t>failure to discharge a lien as required under this Agreement;</w:t>
        </w:r>
      </w:ins>
    </w:p>
    <w:p w14:paraId="25B82BCF" w14:textId="77777777" w:rsidR="0095025B" w:rsidRPr="0095025B" w:rsidRDefault="0095025B" w:rsidP="002D5848">
      <w:pPr>
        <w:numPr>
          <w:ilvl w:val="0"/>
          <w:numId w:val="7"/>
        </w:numPr>
        <w:spacing w:after="200"/>
        <w:ind w:left="1440"/>
        <w:rPr>
          <w:ins w:id="289" w:author="Garrett Lawton" w:date="2026-07-29T12:36:00Z" w16du:dateUtc="2026-07-29T16:36:00Z"/>
          <w:sz w:val="24"/>
          <w:szCs w:val="24"/>
          <w:rPrChange w:id="290" w:author="Garrett Lawton" w:date="2026-07-29T12:36:00Z" w16du:dateUtc="2026-07-29T16:36:00Z">
            <w:rPr>
              <w:ins w:id="291" w:author="Garrett Lawton" w:date="2026-07-29T12:36:00Z" w16du:dateUtc="2026-07-29T16:36:00Z"/>
            </w:rPr>
          </w:rPrChange>
        </w:rPr>
        <w:pPrChange w:id="292" w:author="Garrett Lawton" w:date="2026-07-29T12:50:00Z" w16du:dateUtc="2026-07-29T16:50:00Z">
          <w:pPr>
            <w:numPr>
              <w:numId w:val="7"/>
            </w:numPr>
            <w:spacing w:after="200"/>
            <w:ind w:left="720" w:hanging="360"/>
          </w:pPr>
        </w:pPrChange>
      </w:pPr>
      <w:ins w:id="293" w:author="Garrett Lawton" w:date="2026-07-29T12:36:00Z" w16du:dateUtc="2026-07-29T16:36:00Z">
        <w:r w:rsidRPr="0095025B">
          <w:rPr>
            <w:sz w:val="24"/>
            <w:szCs w:val="24"/>
            <w:rPrChange w:id="294" w:author="Garrett Lawton" w:date="2026-07-29T12:36:00Z" w16du:dateUtc="2026-07-29T16:36:00Z">
              <w:rPr/>
            </w:rPrChange>
          </w:rPr>
          <w:t>a material breach that is not timely cured under subsection (b); or</w:t>
        </w:r>
      </w:ins>
    </w:p>
    <w:p w14:paraId="25756790" w14:textId="77777777" w:rsidR="0095025B" w:rsidRPr="0095025B" w:rsidRDefault="0095025B" w:rsidP="002D5848">
      <w:pPr>
        <w:numPr>
          <w:ilvl w:val="0"/>
          <w:numId w:val="7"/>
        </w:numPr>
        <w:spacing w:after="200"/>
        <w:ind w:left="1440"/>
        <w:rPr>
          <w:ins w:id="295" w:author="Garrett Lawton" w:date="2026-07-29T12:36:00Z" w16du:dateUtc="2026-07-29T16:36:00Z"/>
          <w:sz w:val="24"/>
          <w:szCs w:val="24"/>
          <w:rPrChange w:id="296" w:author="Garrett Lawton" w:date="2026-07-29T12:36:00Z" w16du:dateUtc="2026-07-29T16:36:00Z">
            <w:rPr>
              <w:ins w:id="297" w:author="Garrett Lawton" w:date="2026-07-29T12:36:00Z" w16du:dateUtc="2026-07-29T16:36:00Z"/>
            </w:rPr>
          </w:rPrChange>
        </w:rPr>
        <w:pPrChange w:id="298" w:author="Garrett Lawton" w:date="2026-07-29T12:50:00Z" w16du:dateUtc="2026-07-29T16:50:00Z">
          <w:pPr>
            <w:numPr>
              <w:numId w:val="7"/>
            </w:numPr>
            <w:spacing w:after="200"/>
            <w:ind w:left="720" w:hanging="360"/>
          </w:pPr>
        </w:pPrChange>
      </w:pPr>
      <w:ins w:id="299" w:author="Garrett Lawton" w:date="2026-07-29T12:36:00Z" w16du:dateUtc="2026-07-29T16:36:00Z">
        <w:r w:rsidRPr="0095025B">
          <w:rPr>
            <w:sz w:val="24"/>
            <w:szCs w:val="24"/>
            <w:rPrChange w:id="300" w:author="Garrett Lawton" w:date="2026-07-29T12:36:00Z" w16du:dateUtc="2026-07-29T16:36:00Z">
              <w:rPr/>
            </w:rPrChange>
          </w:rPr>
          <w:t>three (3) or more separate material violations of this Agreement during any twelve-month period, whether or not each prior violation was cured.</w:t>
        </w:r>
      </w:ins>
    </w:p>
    <w:p w14:paraId="2412BE1B" w14:textId="77777777" w:rsidR="0095025B" w:rsidRPr="0095025B" w:rsidRDefault="0095025B" w:rsidP="002D5848">
      <w:pPr>
        <w:pStyle w:val="FirstParagraph"/>
        <w:ind w:left="720"/>
        <w:rPr>
          <w:ins w:id="301" w:author="Garrett Lawton" w:date="2026-07-29T12:36:00Z" w16du:dateUtc="2026-07-29T16:36:00Z"/>
          <w:rFonts w:ascii="Times New Roman" w:hAnsi="Times New Roman" w:cs="Times New Roman"/>
        </w:rPr>
        <w:pPrChange w:id="302" w:author="Garrett Lawton" w:date="2026-07-29T12:50:00Z" w16du:dateUtc="2026-07-29T16:50:00Z">
          <w:pPr>
            <w:pStyle w:val="FirstParagraph"/>
          </w:pPr>
        </w:pPrChange>
      </w:pPr>
      <w:ins w:id="303" w:author="Garrett Lawton" w:date="2026-07-29T12:36:00Z" w16du:dateUtc="2026-07-29T16:36:00Z">
        <w:r w:rsidRPr="0095025B">
          <w:rPr>
            <w:rFonts w:ascii="Times New Roman" w:hAnsi="Times New Roman" w:cs="Times New Roman"/>
          </w:rPr>
          <w:t>Termination under this Section shall be in addition to, and not in limitation of, the automatic termination provisions contained in Section 2.</w:t>
        </w:r>
      </w:ins>
    </w:p>
    <w:p w14:paraId="485267B0" w14:textId="77777777" w:rsidR="0095025B" w:rsidRPr="002F3EA1" w:rsidRDefault="0095025B" w:rsidP="002D5848">
      <w:pPr>
        <w:pStyle w:val="FirstParagraph"/>
        <w:ind w:left="720"/>
        <w:rPr>
          <w:ins w:id="304" w:author="Garrett Lawton" w:date="2026-07-29T12:36:00Z" w16du:dateUtc="2026-07-29T16:36:00Z"/>
          <w:rFonts w:ascii="Times New Roman" w:hAnsi="Times New Roman" w:cs="Times New Roman"/>
        </w:rPr>
        <w:pPrChange w:id="305" w:author="Garrett Lawton" w:date="2026-07-29T12:50:00Z" w16du:dateUtc="2026-07-29T16:50:00Z">
          <w:pPr>
            <w:pStyle w:val="FirstParagraph"/>
          </w:pPr>
        </w:pPrChange>
      </w:pPr>
      <w:ins w:id="306" w:author="Garrett Lawton" w:date="2026-07-29T12:36:00Z" w16du:dateUtc="2026-07-29T16:36:00Z">
        <w:r>
          <w:rPr>
            <w:rFonts w:ascii="Times New Roman" w:hAnsi="Times New Roman" w:cs="Times New Roman"/>
          </w:rPr>
          <w:t xml:space="preserve">(d) </w:t>
        </w:r>
        <w:r>
          <w:rPr>
            <w:rFonts w:ascii="Times New Roman" w:hAnsi="Times New Roman" w:cs="Times New Roman"/>
            <w:i/>
            <w:iCs/>
          </w:rPr>
          <w:t>Effect of Suspension or Termination.</w:t>
        </w:r>
        <w:r>
          <w:t xml:space="preserve"> </w:t>
        </w:r>
        <w:r w:rsidRPr="002F3EA1">
          <w:rPr>
            <w:rFonts w:ascii="Times New Roman" w:hAnsi="Times New Roman" w:cs="Times New Roman"/>
          </w:rPr>
          <w:t>During any suspension, no Permitted User or associated person may enter or use the Easement Area except as expressly authorized in writing by Grantors to cure the condition giving rise to the suspension.</w:t>
        </w:r>
      </w:ins>
    </w:p>
    <w:p w14:paraId="5CEC9DFA" w14:textId="11C8491A" w:rsidR="0095025B" w:rsidRPr="0095025B" w:rsidRDefault="0095025B" w:rsidP="002D5848">
      <w:pPr>
        <w:pStyle w:val="BodyText"/>
        <w:ind w:left="720"/>
        <w:rPr>
          <w:ins w:id="307" w:author="Garrett Lawton" w:date="2026-07-29T12:18:00Z" w16du:dateUtc="2026-07-29T16:18:00Z"/>
          <w:rFonts w:ascii="Times New Roman" w:hAnsi="Times New Roman" w:cs="Times New Roman"/>
          <w:rPrChange w:id="308" w:author="Garrett Lawton" w:date="2026-07-29T12:36:00Z" w16du:dateUtc="2026-07-29T16:36:00Z">
            <w:rPr>
              <w:ins w:id="309" w:author="Garrett Lawton" w:date="2026-07-29T12:18:00Z" w16du:dateUtc="2026-07-29T16:18:00Z"/>
              <w:rFonts w:ascii="Century Schoolbook" w:hAnsi="Century Schoolbook"/>
              <w:b/>
              <w:bCs/>
              <w:sz w:val="24"/>
              <w:szCs w:val="24"/>
            </w:rPr>
          </w:rPrChange>
        </w:rPr>
        <w:pPrChange w:id="310" w:author="Garrett Lawton" w:date="2026-07-29T12:50:00Z" w16du:dateUtc="2026-07-29T16:50:00Z">
          <w:pPr>
            <w:spacing w:after="200"/>
            <w:jc w:val="both"/>
          </w:pPr>
        </w:pPrChange>
      </w:pPr>
      <w:ins w:id="311" w:author="Garrett Lawton" w:date="2026-07-29T12:36:00Z" w16du:dateUtc="2026-07-29T16:36:00Z">
        <w:r w:rsidRPr="002F3EA1">
          <w:rPr>
            <w:rFonts w:ascii="Times New Roman" w:hAnsi="Times New Roman" w:cs="Times New Roman"/>
          </w:rPr>
          <w:t>Upon termination, all rights of access and use shall immediately cease, subject only to any limited access expressly authorized by Grantors for removal of the dock or other property and completion of required restoration.</w:t>
        </w:r>
      </w:ins>
    </w:p>
    <w:p w14:paraId="4D94F065" w14:textId="03C07B0C" w:rsidR="00B11F55" w:rsidRPr="00D779F4" w:rsidRDefault="0095025B">
      <w:pPr>
        <w:spacing w:after="200"/>
        <w:jc w:val="both"/>
        <w:rPr>
          <w:rFonts w:ascii="Century Schoolbook" w:hAnsi="Century Schoolbook"/>
          <w:sz w:val="24"/>
          <w:szCs w:val="24"/>
        </w:rPr>
      </w:pPr>
      <w:ins w:id="312" w:author="Garrett Lawton" w:date="2026-07-29T12:35:00Z" w16du:dateUtc="2026-07-29T16:35:00Z">
        <w:r>
          <w:rPr>
            <w:rFonts w:ascii="Century Schoolbook" w:hAnsi="Century Schoolbook"/>
            <w:b/>
            <w:bCs/>
            <w:sz w:val="24"/>
            <w:szCs w:val="24"/>
          </w:rPr>
          <w:t>9</w:t>
        </w:r>
      </w:ins>
      <w:del w:id="313" w:author="Garrett Lawton" w:date="2026-07-29T12:13:00Z" w16du:dateUtc="2026-07-29T16:13:00Z">
        <w:r w:rsidR="00221AEB" w:rsidRPr="00D779F4" w:rsidDel="008A5578">
          <w:rPr>
            <w:rFonts w:ascii="Century Schoolbook" w:hAnsi="Century Schoolbook"/>
            <w:b/>
            <w:bCs/>
            <w:sz w:val="24"/>
            <w:szCs w:val="24"/>
          </w:rPr>
          <w:delText>6</w:delText>
        </w:r>
      </w:del>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7938F7B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r w:rsidR="006C1E4E" w:rsidRPr="00D779F4">
        <w:rPr>
          <w:rFonts w:ascii="Century Schoolbook" w:hAnsi="Century Schoolbook"/>
          <w:sz w:val="24"/>
          <w:szCs w:val="24"/>
        </w:rPr>
        <w:t>Grantors</w:t>
      </w:r>
      <w:r w:rsidRPr="00D779F4">
        <w:rPr>
          <w:rFonts w:ascii="Century Schoolbook" w:hAnsi="Century Schoolbook"/>
          <w:sz w:val="24"/>
          <w:szCs w:val="24"/>
        </w:rPr>
        <w:t>’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Default="00D779F4">
      <w:pPr>
        <w:spacing w:after="200"/>
        <w:ind w:left="720"/>
        <w:jc w:val="both"/>
        <w:rPr>
          <w:ins w:id="314" w:author="Garrett Lawton" w:date="2026-07-29T12:27:00Z" w16du:dateUtc="2026-07-29T16:27:00Z"/>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This Agreement is to be deemed to have been prepared jointly by the parties, and any uncertainty or ambiguity existing herein, if any, shall not be interpreted against any one party, but shall be interpreted according to the application of the rules of interpretation for arm’s length agreements.</w:t>
      </w:r>
    </w:p>
    <w:p w14:paraId="50311245" w14:textId="45B061C4" w:rsidR="009349A1" w:rsidRPr="009349A1" w:rsidRDefault="009349A1">
      <w:pPr>
        <w:spacing w:after="200"/>
        <w:ind w:left="720"/>
        <w:jc w:val="both"/>
        <w:rPr>
          <w:ins w:id="315" w:author="Garrett Lawton" w:date="2026-07-28T16:01:00Z" w16du:dateUtc="2026-07-28T20:01:00Z"/>
          <w:rFonts w:ascii="Century Schoolbook" w:hAnsi="Century Schoolbook"/>
          <w:sz w:val="24"/>
          <w:szCs w:val="24"/>
        </w:rPr>
      </w:pPr>
      <w:ins w:id="316" w:author="Garrett Lawton" w:date="2026-07-29T12:27:00Z" w16du:dateUtc="2026-07-29T16:27:00Z">
        <w:r>
          <w:rPr>
            <w:rFonts w:ascii="Century Schoolbook" w:hAnsi="Century Schoolbook"/>
            <w:sz w:val="24"/>
            <w:szCs w:val="24"/>
          </w:rPr>
          <w:t xml:space="preserve">(j) </w:t>
        </w:r>
        <w:r>
          <w:rPr>
            <w:rFonts w:ascii="Century Schoolbook" w:hAnsi="Century Schoolbook"/>
            <w:i/>
            <w:iCs/>
            <w:sz w:val="24"/>
            <w:szCs w:val="24"/>
          </w:rPr>
          <w:t>Notice</w:t>
        </w:r>
      </w:ins>
      <w:ins w:id="317" w:author="Garrett Lawton" w:date="2026-07-29T12:29:00Z" w16du:dateUtc="2026-07-29T16:29:00Z">
        <w:r>
          <w:rPr>
            <w:rFonts w:ascii="Century Schoolbook" w:hAnsi="Century Schoolbook"/>
            <w:i/>
            <w:iCs/>
            <w:sz w:val="24"/>
            <w:szCs w:val="24"/>
          </w:rPr>
          <w:t>s</w:t>
        </w:r>
      </w:ins>
      <w:ins w:id="318" w:author="Garrett Lawton" w:date="2026-07-29T12:27:00Z" w16du:dateUtc="2026-07-29T16:27:00Z">
        <w:r>
          <w:rPr>
            <w:rFonts w:ascii="Century Schoolbook" w:hAnsi="Century Schoolbook"/>
            <w:sz w:val="24"/>
            <w:szCs w:val="24"/>
          </w:rPr>
          <w:t xml:space="preserve">. </w:t>
        </w:r>
      </w:ins>
      <w:ins w:id="319" w:author="Garrett Lawton" w:date="2026-07-29T12:29:00Z" w16du:dateUtc="2026-07-29T16:29:00Z">
        <w:r w:rsidRPr="00D63BE4">
          <w:rPr>
            <w:sz w:val="24"/>
            <w:szCs w:val="24"/>
            <w:rPrChange w:id="320" w:author="Garrett Lawton" w:date="2026-07-29T12:31:00Z" w16du:dateUtc="2026-07-29T16:31:00Z">
              <w:rPr/>
            </w:rPrChange>
          </w:rPr>
          <w:t>All notices and demands that may be or are required to be given by either party to the other hereunder shall be in writing and shall be sent by United States certified or registered mail, postage prepaid, to address listed below, or to such other person or to such other place as either party may from time to time designate in writing to the other.</w:t>
        </w:r>
        <w:r w:rsidRPr="00FE476B">
          <w:t xml:space="preserve">  </w:t>
        </w:r>
      </w:ins>
    </w:p>
    <w:p w14:paraId="780D51CA" w14:textId="188BED33" w:rsidR="0076209D" w:rsidRDefault="00D63BE4" w:rsidP="002D5848">
      <w:pPr>
        <w:spacing w:after="200"/>
        <w:ind w:left="720"/>
        <w:rPr>
          <w:ins w:id="321" w:author="Garrett Lawton" w:date="2026-07-29T12:30:00Z" w16du:dateUtc="2026-07-29T16:30:00Z"/>
          <w:rFonts w:ascii="Century Schoolbook" w:hAnsi="Century Schoolbook"/>
          <w:sz w:val="24"/>
          <w:szCs w:val="24"/>
        </w:rPr>
        <w:pPrChange w:id="322" w:author="Garrett Lawton" w:date="2026-07-29T12:51:00Z" w16du:dateUtc="2026-07-29T16:51:00Z">
          <w:pPr>
            <w:spacing w:after="200"/>
          </w:pPr>
        </w:pPrChange>
      </w:pPr>
      <w:ins w:id="323" w:author="Garrett Lawton" w:date="2026-07-29T12:30:00Z" w16du:dateUtc="2026-07-29T16:30:00Z">
        <w:r>
          <w:rPr>
            <w:sz w:val="24"/>
            <w:szCs w:val="24"/>
          </w:rPr>
          <w:t xml:space="preserve">To Grantors: </w:t>
        </w:r>
        <w:r w:rsidRPr="00D779F4">
          <w:rPr>
            <w:rFonts w:ascii="Century Schoolbook" w:hAnsi="Century Schoolbook"/>
            <w:sz w:val="24"/>
            <w:szCs w:val="24"/>
          </w:rPr>
          <w:t>5306 State Road 144, Greenwood, Indiana 46143</w:t>
        </w:r>
      </w:ins>
    </w:p>
    <w:p w14:paraId="488530A7" w14:textId="3354455B" w:rsidR="00D63BE4" w:rsidRDefault="00D63BE4" w:rsidP="002D5848">
      <w:pPr>
        <w:spacing w:after="200"/>
        <w:ind w:left="720"/>
        <w:rPr>
          <w:ins w:id="324" w:author="Garrett Lawton" w:date="2026-07-29T12:34:00Z" w16du:dateUtc="2026-07-29T16:34:00Z"/>
          <w:rFonts w:ascii="Century Schoolbook" w:hAnsi="Century Schoolbook"/>
          <w:sz w:val="24"/>
          <w:szCs w:val="24"/>
        </w:rPr>
        <w:pPrChange w:id="325" w:author="Garrett Lawton" w:date="2026-07-29T12:51:00Z" w16du:dateUtc="2026-07-29T16:51:00Z">
          <w:pPr>
            <w:spacing w:after="200"/>
          </w:pPr>
        </w:pPrChange>
      </w:pPr>
      <w:ins w:id="326" w:author="Garrett Lawton" w:date="2026-07-29T12:30:00Z" w16du:dateUtc="2026-07-29T16:30:00Z">
        <w:r>
          <w:rPr>
            <w:rFonts w:ascii="Century Schoolbook" w:hAnsi="Century Schoolbook"/>
            <w:sz w:val="24"/>
            <w:szCs w:val="24"/>
          </w:rPr>
          <w:t xml:space="preserve">To Grantees: </w:t>
        </w:r>
        <w:r w:rsidRPr="00D779F4">
          <w:rPr>
            <w:rFonts w:ascii="Century Schoolbook" w:hAnsi="Century Schoolbook"/>
            <w:sz w:val="24"/>
            <w:szCs w:val="24"/>
          </w:rPr>
          <w:t>5204 W. Whiteland Road, Greenwood, Indiana 46143</w:t>
        </w:r>
      </w:ins>
    </w:p>
    <w:p w14:paraId="030DFA47" w14:textId="02B8EA7F" w:rsidR="0095025B" w:rsidRPr="002F3EA1" w:rsidRDefault="0095025B" w:rsidP="002D5848">
      <w:pPr>
        <w:pStyle w:val="FirstParagraph"/>
        <w:ind w:left="720"/>
        <w:rPr>
          <w:ins w:id="327" w:author="Garrett Lawton" w:date="2026-07-29T12:34:00Z" w16du:dateUtc="2026-07-29T16:34:00Z"/>
          <w:rFonts w:ascii="Times New Roman" w:hAnsi="Times New Roman" w:cs="Times New Roman"/>
        </w:rPr>
        <w:pPrChange w:id="328" w:author="Garrett Lawton" w:date="2026-07-29T12:51:00Z" w16du:dateUtc="2026-07-29T16:51:00Z">
          <w:pPr>
            <w:pStyle w:val="FirstParagraph"/>
          </w:pPr>
        </w:pPrChange>
      </w:pPr>
      <w:ins w:id="329" w:author="Garrett Lawton" w:date="2026-07-29T12:34:00Z" w16du:dateUtc="2026-07-29T16:34:00Z">
        <w:r>
          <w:rPr>
            <w:rFonts w:ascii="Century Schoolbook" w:hAnsi="Century Schoolbook"/>
          </w:rPr>
          <w:t xml:space="preserve">(k) </w:t>
        </w:r>
        <w:r>
          <w:rPr>
            <w:rFonts w:ascii="Century Schoolbook" w:hAnsi="Century Schoolbook"/>
            <w:i/>
            <w:iCs/>
          </w:rPr>
          <w:t>Remedies</w:t>
        </w:r>
        <w:r>
          <w:rPr>
            <w:rFonts w:ascii="Century Schoolbook" w:hAnsi="Century Schoolbook"/>
          </w:rPr>
          <w:t xml:space="preserve">. </w:t>
        </w:r>
        <w:r w:rsidRPr="002F3EA1">
          <w:rPr>
            <w:rFonts w:ascii="Times New Roman" w:hAnsi="Times New Roman" w:cs="Times New Roman"/>
          </w:rPr>
          <w:t xml:space="preserve">The remedies provided under this </w:t>
        </w:r>
        <w:r>
          <w:rPr>
            <w:rFonts w:ascii="Times New Roman" w:hAnsi="Times New Roman" w:cs="Times New Roman"/>
          </w:rPr>
          <w:t>Agreement</w:t>
        </w:r>
        <w:r w:rsidRPr="002F3EA1">
          <w:rPr>
            <w:rFonts w:ascii="Times New Roman" w:hAnsi="Times New Roman" w:cs="Times New Roman"/>
          </w:rPr>
          <w:t xml:space="preserve"> are cumulative. Grantors may pursue damages, injunctive relief, specific performance, self-help expressly authorized under this Agreement, recovery of costs and attorneys’ fees, and any other remedy available at law or in equity.</w:t>
        </w:r>
      </w:ins>
    </w:p>
    <w:p w14:paraId="4A471CC1" w14:textId="77777777" w:rsidR="0095025B" w:rsidRPr="002F3EA1" w:rsidRDefault="0095025B" w:rsidP="002D5848">
      <w:pPr>
        <w:pStyle w:val="BodyText"/>
        <w:ind w:left="720"/>
        <w:rPr>
          <w:ins w:id="330" w:author="Garrett Lawton" w:date="2026-07-29T12:34:00Z" w16du:dateUtc="2026-07-29T16:34:00Z"/>
          <w:rFonts w:ascii="Times New Roman" w:hAnsi="Times New Roman" w:cs="Times New Roman"/>
        </w:rPr>
        <w:pPrChange w:id="331" w:author="Garrett Lawton" w:date="2026-07-29T12:51:00Z" w16du:dateUtc="2026-07-29T16:51:00Z">
          <w:pPr>
            <w:pStyle w:val="BodyText"/>
          </w:pPr>
        </w:pPrChange>
      </w:pPr>
      <w:ins w:id="332" w:author="Garrett Lawton" w:date="2026-07-29T12:34:00Z" w16du:dateUtc="2026-07-29T16:34:00Z">
        <w:r w:rsidRPr="002F3EA1">
          <w:rPr>
            <w:rFonts w:ascii="Times New Roman" w:hAnsi="Times New Roman" w:cs="Times New Roman"/>
          </w:rPr>
          <w:t>The Parties acknowledge that unauthorized use of the Property or violation of restrictions concerning access, construction, transfer, or safety may cause irreparable harm for which monetary damages would be inadequate. Grantors shall therefore be entitled to seek temporary, preliminary, and permanent injunctive relief without waiving any other remedy.</w:t>
        </w:r>
      </w:ins>
    </w:p>
    <w:p w14:paraId="12C00C6F" w14:textId="2B97325F" w:rsidR="0095025B" w:rsidRPr="0095025B" w:rsidRDefault="0095025B">
      <w:pPr>
        <w:spacing w:after="200"/>
        <w:rPr>
          <w:sz w:val="24"/>
          <w:szCs w:val="24"/>
          <w:rPrChange w:id="333" w:author="Garrett Lawton" w:date="2026-07-29T12:34:00Z" w16du:dateUtc="2026-07-29T16:34:00Z">
            <w:rPr>
              <w:rFonts w:ascii="Century Schoolbook" w:hAnsi="Century Schoolbook"/>
              <w:sz w:val="24"/>
              <w:szCs w:val="24"/>
            </w:rPr>
          </w:rPrChange>
        </w:rPr>
        <w:pPrChange w:id="334" w:author="Garrett Lawton" w:date="2026-07-28T16:02:00Z" w16du:dateUtc="2026-07-28T20:02:00Z">
          <w:pPr>
            <w:spacing w:after="200"/>
            <w:ind w:left="720"/>
            <w:jc w:val="both"/>
          </w:pPr>
        </w:pPrChange>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069105D9" w:rsidR="00B11F55" w:rsidRPr="006C1E4E" w:rsidRDefault="006C1E4E">
      <w:pPr>
        <w:spacing w:after="200"/>
        <w:rPr>
          <w:rFonts w:ascii="Century Schoolbook" w:hAnsi="Century Schoolbook"/>
          <w:sz w:val="24"/>
          <w:szCs w:val="24"/>
        </w:rPr>
      </w:pPr>
      <w:r>
        <w:rPr>
          <w:rFonts w:ascii="Century Schoolbook" w:hAnsi="Century Schoolbook"/>
          <w:b/>
          <w:bCs/>
          <w:sz w:val="24"/>
          <w:szCs w:val="24"/>
        </w:rPr>
        <w:t>GRANTORS</w:t>
      </w:r>
      <w:r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904FC44" w14:textId="2C40A627" w:rsidR="00B11F55" w:rsidRDefault="00000000" w:rsidP="00EE4CA5">
      <w:pPr>
        <w:jc w:val="both"/>
        <w:rPr>
          <w:rFonts w:ascii="Century Schoolbook" w:hAnsi="Century Schoolbook"/>
          <w:sz w:val="24"/>
          <w:szCs w:val="24"/>
        </w:rPr>
      </w:pPr>
      <w:r w:rsidRPr="006C1E4E">
        <w:rPr>
          <w:rFonts w:ascii="Century Schoolbook" w:hAnsi="Century Schoolbook"/>
          <w:sz w:val="24"/>
          <w:szCs w:val="24"/>
        </w:rPr>
        <w:t xml:space="preserve">Regina </w:t>
      </w:r>
      <w:del w:id="335" w:author="Garrett Lawton" w:date="2026-07-28T15:40:00Z" w16du:dateUtc="2026-07-28T19:40:00Z">
        <w:r w:rsidRPr="006C1E4E" w:rsidDel="009E0F92">
          <w:rPr>
            <w:rFonts w:ascii="Century Schoolbook" w:hAnsi="Century Schoolbook"/>
            <w:sz w:val="24"/>
            <w:szCs w:val="24"/>
          </w:rPr>
          <w:delText>Persnal</w:delText>
        </w:r>
      </w:del>
      <w:ins w:id="336" w:author="Garrett Lawton" w:date="2026-07-28T15:40:00Z" w16du:dateUtc="2026-07-28T19:40:00Z">
        <w:r w:rsidR="009E0F92">
          <w:rPr>
            <w:rFonts w:ascii="Century Schoolbook" w:hAnsi="Century Schoolbook"/>
            <w:sz w:val="24"/>
            <w:szCs w:val="24"/>
          </w:rPr>
          <w:t>Presnal</w:t>
        </w:r>
      </w:ins>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6937CC0C"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 xml:space="preserve">Samual </w:t>
      </w:r>
      <w:del w:id="337" w:author="Garrett Lawton" w:date="2026-07-28T15:40:00Z" w16du:dateUtc="2026-07-28T19:40:00Z">
        <w:r w:rsidRPr="006C1E4E" w:rsidDel="009E0F92">
          <w:rPr>
            <w:rFonts w:ascii="Century Schoolbook" w:hAnsi="Century Schoolbook"/>
            <w:sz w:val="24"/>
            <w:szCs w:val="24"/>
          </w:rPr>
          <w:delText>Persnal</w:delText>
        </w:r>
      </w:del>
      <w:ins w:id="338" w:author="Garrett Lawton" w:date="2026-07-28T15:40:00Z" w16du:dateUtc="2026-07-28T19:40:00Z">
        <w:r w:rsidR="009E0F92">
          <w:rPr>
            <w:rFonts w:ascii="Century Schoolbook" w:hAnsi="Century Schoolbook"/>
            <w:sz w:val="24"/>
            <w:szCs w:val="24"/>
          </w:rPr>
          <w:t>Presnal</w:t>
        </w:r>
      </w:ins>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ins w:id="339" w:author="Garrett Lawton" w:date="2026-07-29T12:51:00Z" w16du:dateUtc="2026-07-29T16:51:00Z"/>
          <w:rFonts w:ascii="Century Schoolbook" w:hAnsi="Century Schoolbook"/>
          <w:sz w:val="24"/>
          <w:szCs w:val="24"/>
        </w:rPr>
      </w:pPr>
    </w:p>
    <w:p w14:paraId="585DCE69" w14:textId="77777777" w:rsidR="002D5848" w:rsidRDefault="002D5848">
      <w:pPr>
        <w:rPr>
          <w:ins w:id="340" w:author="Garrett Lawton" w:date="2026-07-29T12:51:00Z" w16du:dateUtc="2026-07-29T16:51:00Z"/>
          <w:rFonts w:ascii="Century Schoolbook" w:hAnsi="Century Schoolbook"/>
          <w:sz w:val="24"/>
          <w:szCs w:val="24"/>
        </w:rPr>
      </w:pPr>
    </w:p>
    <w:p w14:paraId="6F41E028" w14:textId="77777777" w:rsidR="002D5848" w:rsidRPr="006C1E4E" w:rsidRDefault="002D5848" w:rsidP="002D5848">
      <w:pPr>
        <w:jc w:val="both"/>
        <w:rPr>
          <w:ins w:id="341" w:author="Garrett Lawton" w:date="2026-07-29T12:51:00Z" w16du:dateUtc="2026-07-29T16:51:00Z"/>
          <w:rFonts w:ascii="Century Schoolbook" w:hAnsi="Century Schoolbook"/>
          <w:sz w:val="24"/>
          <w:szCs w:val="24"/>
        </w:rPr>
      </w:pPr>
      <w:ins w:id="342"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4D415957" w14:textId="58C230A0" w:rsidR="002D5848" w:rsidRPr="006C1E4E" w:rsidRDefault="002D5848" w:rsidP="002D5848">
      <w:pPr>
        <w:jc w:val="both"/>
        <w:rPr>
          <w:ins w:id="343" w:author="Garrett Lawton" w:date="2026-07-29T12:51:00Z" w16du:dateUtc="2026-07-29T16:51:00Z"/>
          <w:rFonts w:ascii="Century Schoolbook" w:hAnsi="Century Schoolbook"/>
          <w:sz w:val="24"/>
          <w:szCs w:val="24"/>
        </w:rPr>
      </w:pPr>
      <w:ins w:id="344" w:author="Garrett Lawton" w:date="2026-07-29T12:52:00Z" w16du:dateUtc="2026-07-29T16:52:00Z">
        <w:r>
          <w:rPr>
            <w:rFonts w:ascii="Century Schoolbook" w:hAnsi="Century Schoolbook"/>
            <w:sz w:val="24"/>
            <w:szCs w:val="24"/>
          </w:rPr>
          <w:t>Hannah</w:t>
        </w:r>
      </w:ins>
      <w:ins w:id="345" w:author="Garrett Lawton" w:date="2026-07-29T12:51:00Z" w16du:dateUtc="2026-07-29T16:51:00Z">
        <w:r w:rsidRPr="006C1E4E">
          <w:rPr>
            <w:rFonts w:ascii="Century Schoolbook" w:hAnsi="Century Schoolbook"/>
            <w:sz w:val="24"/>
            <w:szCs w:val="24"/>
          </w:rPr>
          <w:t xml:space="preserve"> Hasenour</w:t>
        </w:r>
      </w:ins>
    </w:p>
    <w:p w14:paraId="13FA3906" w14:textId="77777777" w:rsidR="002D5848" w:rsidRDefault="002D5848">
      <w:pPr>
        <w:rPr>
          <w:ins w:id="346" w:author="Garrett Lawton" w:date="2026-07-29T12:51:00Z" w16du:dateUtc="2026-07-29T16:51:00Z"/>
          <w:rFonts w:ascii="Century Schoolbook" w:hAnsi="Century Schoolbook"/>
          <w:sz w:val="24"/>
          <w:szCs w:val="24"/>
        </w:rPr>
      </w:pPr>
    </w:p>
    <w:p w14:paraId="7BAAF298" w14:textId="77777777" w:rsidR="002D5848" w:rsidRDefault="002D5848">
      <w:pPr>
        <w:rPr>
          <w:ins w:id="347" w:author="Garrett Lawton" w:date="2026-07-29T12:51:00Z" w16du:dateUtc="2026-07-29T16:51:00Z"/>
          <w:rFonts w:ascii="Century Schoolbook" w:hAnsi="Century Schoolbook"/>
          <w:sz w:val="24"/>
          <w:szCs w:val="24"/>
        </w:rPr>
      </w:pPr>
    </w:p>
    <w:p w14:paraId="119CD8AA" w14:textId="77777777" w:rsidR="002D5848" w:rsidRPr="006C1E4E" w:rsidRDefault="002D5848" w:rsidP="002D5848">
      <w:pPr>
        <w:jc w:val="both"/>
        <w:rPr>
          <w:ins w:id="348" w:author="Garrett Lawton" w:date="2026-07-29T12:51:00Z" w16du:dateUtc="2026-07-29T16:51:00Z"/>
          <w:rFonts w:ascii="Century Schoolbook" w:hAnsi="Century Schoolbook"/>
          <w:sz w:val="24"/>
          <w:szCs w:val="24"/>
        </w:rPr>
      </w:pPr>
      <w:ins w:id="349"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49309CEB" w14:textId="6A824AB5" w:rsidR="002D5848" w:rsidRPr="006C1E4E" w:rsidRDefault="002D5848" w:rsidP="002D5848">
      <w:pPr>
        <w:jc w:val="both"/>
        <w:rPr>
          <w:ins w:id="350" w:author="Garrett Lawton" w:date="2026-07-29T12:51:00Z" w16du:dateUtc="2026-07-29T16:51:00Z"/>
          <w:rFonts w:ascii="Century Schoolbook" w:hAnsi="Century Schoolbook"/>
          <w:sz w:val="24"/>
          <w:szCs w:val="24"/>
        </w:rPr>
      </w:pPr>
      <w:ins w:id="351" w:author="Garrett Lawton" w:date="2026-07-29T12:52:00Z" w16du:dateUtc="2026-07-29T16:52:00Z">
        <w:r>
          <w:rPr>
            <w:rFonts w:ascii="Century Schoolbook" w:hAnsi="Century Schoolbook"/>
            <w:sz w:val="24"/>
            <w:szCs w:val="24"/>
          </w:rPr>
          <w:t>Lilly</w:t>
        </w:r>
      </w:ins>
      <w:ins w:id="352" w:author="Garrett Lawton" w:date="2026-07-29T12:51:00Z" w16du:dateUtc="2026-07-29T16:51:00Z">
        <w:r w:rsidRPr="006C1E4E">
          <w:rPr>
            <w:rFonts w:ascii="Century Schoolbook" w:hAnsi="Century Schoolbook"/>
            <w:sz w:val="24"/>
            <w:szCs w:val="24"/>
          </w:rPr>
          <w:t xml:space="preserve"> Hasenour</w:t>
        </w:r>
      </w:ins>
    </w:p>
    <w:p w14:paraId="5B318AD9" w14:textId="77777777" w:rsidR="002D5848" w:rsidRDefault="002D5848">
      <w:pPr>
        <w:rPr>
          <w:ins w:id="353" w:author="Garrett Lawton" w:date="2026-07-29T12:51:00Z" w16du:dateUtc="2026-07-29T16:51:00Z"/>
          <w:rFonts w:ascii="Century Schoolbook" w:hAnsi="Century Schoolbook"/>
          <w:sz w:val="24"/>
          <w:szCs w:val="24"/>
        </w:rPr>
      </w:pPr>
    </w:p>
    <w:p w14:paraId="5FA14030" w14:textId="77777777" w:rsidR="002D5848" w:rsidRDefault="002D5848">
      <w:pPr>
        <w:rPr>
          <w:ins w:id="354" w:author="Garrett Lawton" w:date="2026-07-29T12:51:00Z" w16du:dateUtc="2026-07-29T16:51:00Z"/>
          <w:rFonts w:ascii="Century Schoolbook" w:hAnsi="Century Schoolbook"/>
          <w:sz w:val="24"/>
          <w:szCs w:val="24"/>
        </w:rPr>
      </w:pPr>
    </w:p>
    <w:p w14:paraId="572DCB9C" w14:textId="77777777" w:rsidR="002D5848" w:rsidRPr="006C1E4E" w:rsidRDefault="002D5848" w:rsidP="002D5848">
      <w:pPr>
        <w:jc w:val="both"/>
        <w:rPr>
          <w:ins w:id="355" w:author="Garrett Lawton" w:date="2026-07-29T12:51:00Z" w16du:dateUtc="2026-07-29T16:51:00Z"/>
          <w:rFonts w:ascii="Century Schoolbook" w:hAnsi="Century Schoolbook"/>
          <w:sz w:val="24"/>
          <w:szCs w:val="24"/>
        </w:rPr>
      </w:pPr>
      <w:ins w:id="356"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12E90E32" w14:textId="1A8FF91B" w:rsidR="002D5848" w:rsidRPr="006C1E4E" w:rsidRDefault="002D5848" w:rsidP="002D5848">
      <w:pPr>
        <w:jc w:val="both"/>
        <w:rPr>
          <w:ins w:id="357" w:author="Garrett Lawton" w:date="2026-07-29T12:51:00Z" w16du:dateUtc="2026-07-29T16:51:00Z"/>
          <w:rFonts w:ascii="Century Schoolbook" w:hAnsi="Century Schoolbook"/>
          <w:sz w:val="24"/>
          <w:szCs w:val="24"/>
        </w:rPr>
      </w:pPr>
      <w:ins w:id="358" w:author="Garrett Lawton" w:date="2026-07-29T12:52:00Z" w16du:dateUtc="2026-07-29T16:52:00Z">
        <w:r>
          <w:rPr>
            <w:rFonts w:ascii="Century Schoolbook" w:hAnsi="Century Schoolbook"/>
            <w:sz w:val="24"/>
            <w:szCs w:val="24"/>
          </w:rPr>
          <w:t>Asher</w:t>
        </w:r>
      </w:ins>
      <w:ins w:id="359" w:author="Garrett Lawton" w:date="2026-07-29T12:51:00Z" w16du:dateUtc="2026-07-29T16:51:00Z">
        <w:r w:rsidRPr="006C1E4E">
          <w:rPr>
            <w:rFonts w:ascii="Century Schoolbook" w:hAnsi="Century Schoolbook"/>
            <w:sz w:val="24"/>
            <w:szCs w:val="24"/>
          </w:rPr>
          <w:t xml:space="preserve"> Hasenour</w:t>
        </w:r>
      </w:ins>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47F6EE94" w14:textId="7604B616"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lastRenderedPageBreak/>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672B736A"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8F78693"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1AF25972" w14:textId="77777777" w:rsidR="00214ACC" w:rsidRPr="0056403E" w:rsidRDefault="00214ACC" w:rsidP="00214ACC">
      <w:pPr>
        <w:keepNext/>
        <w:keepLines/>
        <w:rPr>
          <w:rFonts w:ascii="Century Schoolbook" w:hAnsi="Century Schoolbook"/>
          <w:sz w:val="24"/>
          <w:szCs w:val="24"/>
        </w:rPr>
      </w:pPr>
    </w:p>
    <w:p w14:paraId="5E5E2C0D" w14:textId="1F7CEE09"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Pr="0056403E">
        <w:rPr>
          <w:rFonts w:ascii="Century Schoolbook" w:hAnsi="Century Schoolbook"/>
          <w:b/>
          <w:bCs/>
          <w:sz w:val="24"/>
          <w:szCs w:val="24"/>
        </w:rPr>
        <w:t>Regina</w:t>
      </w:r>
      <w:r w:rsidRPr="0056403E">
        <w:rPr>
          <w:rFonts w:ascii="Century Schoolbook" w:hAnsi="Century Schoolbook"/>
          <w:sz w:val="24"/>
          <w:szCs w:val="24"/>
        </w:rPr>
        <w:t xml:space="preserve"> </w:t>
      </w:r>
      <w:del w:id="360" w:author="Garrett Lawton" w:date="2026-07-28T15:40:00Z" w16du:dateUtc="2026-07-28T19:40:00Z">
        <w:r w:rsidRPr="0056403E" w:rsidDel="009E0F92">
          <w:rPr>
            <w:rFonts w:ascii="Century Schoolbook" w:hAnsi="Century Schoolbook"/>
            <w:b/>
            <w:bCs/>
            <w:sz w:val="24"/>
            <w:szCs w:val="24"/>
          </w:rPr>
          <w:delText>Persnal</w:delText>
        </w:r>
      </w:del>
      <w:ins w:id="361" w:author="Garrett Lawton" w:date="2026-07-28T15:40:00Z" w16du:dateUtc="2026-07-28T19:40:00Z">
        <w:r w:rsidR="009E0F92">
          <w:rPr>
            <w:rFonts w:ascii="Century Schoolbook" w:hAnsi="Century Schoolbook"/>
            <w:b/>
            <w:bCs/>
            <w:sz w:val="24"/>
            <w:szCs w:val="24"/>
          </w:rPr>
          <w:t>Presnal</w:t>
        </w:r>
      </w:ins>
      <w:r w:rsidRPr="0056403E">
        <w:rPr>
          <w:rFonts w:ascii="Century Schoolbook" w:hAnsi="Century Schoolbook"/>
          <w:sz w:val="24"/>
          <w:szCs w:val="24"/>
        </w:rPr>
        <w:t>, an adult, who acknowledged execution of the foregoing instrument and who, having been duly sworn, stated that the representations therein contained are true.</w:t>
      </w:r>
    </w:p>
    <w:p w14:paraId="1644BD79" w14:textId="77777777" w:rsidR="00214ACC" w:rsidRPr="0056403E" w:rsidRDefault="00214ACC" w:rsidP="00214ACC">
      <w:pPr>
        <w:keepNext/>
        <w:keepLines/>
        <w:rPr>
          <w:rFonts w:ascii="Century Schoolbook" w:hAnsi="Century Schoolbook"/>
          <w:sz w:val="24"/>
          <w:szCs w:val="24"/>
        </w:rPr>
      </w:pPr>
    </w:p>
    <w:p w14:paraId="5DCCCD0E" w14:textId="36D14B5B"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14E3863A" w14:textId="77777777" w:rsidR="00214ACC" w:rsidRPr="0056403E" w:rsidRDefault="00214ACC" w:rsidP="00214ACC">
      <w:pPr>
        <w:keepNext/>
        <w:keepLines/>
        <w:rPr>
          <w:rFonts w:ascii="Century Schoolbook" w:hAnsi="Century Schoolbook"/>
          <w:sz w:val="24"/>
          <w:szCs w:val="24"/>
        </w:rPr>
      </w:pPr>
    </w:p>
    <w:p w14:paraId="77A1275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7C707293"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00E87667" w14:textId="77777777" w:rsidR="00214ACC" w:rsidRPr="0056403E" w:rsidRDefault="00214ACC" w:rsidP="00214ACC">
      <w:pPr>
        <w:keepNext/>
        <w:keepLines/>
        <w:rPr>
          <w:rFonts w:ascii="Century Schoolbook" w:hAnsi="Century Schoolbook"/>
          <w:sz w:val="24"/>
          <w:szCs w:val="24"/>
        </w:rPr>
      </w:pPr>
    </w:p>
    <w:p w14:paraId="711310C7"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03778774"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31294858"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Samual</w:t>
      </w:r>
      <w:r w:rsidR="002A0A4F">
        <w:rPr>
          <w:rFonts w:ascii="Century Schoolbook" w:hAnsi="Century Schoolbook"/>
          <w:sz w:val="24"/>
          <w:szCs w:val="24"/>
        </w:rPr>
        <w:t xml:space="preserve"> </w:t>
      </w:r>
      <w:del w:id="362" w:author="Garrett Lawton" w:date="2026-07-28T15:40:00Z" w16du:dateUtc="2026-07-28T19:40:00Z">
        <w:r w:rsidRPr="0056403E" w:rsidDel="009E0F92">
          <w:rPr>
            <w:rFonts w:ascii="Century Schoolbook" w:hAnsi="Century Schoolbook"/>
            <w:b/>
            <w:bCs/>
            <w:sz w:val="24"/>
            <w:szCs w:val="24"/>
          </w:rPr>
          <w:delText>Persnal</w:delText>
        </w:r>
      </w:del>
      <w:ins w:id="363" w:author="Garrett Lawton" w:date="2026-07-28T15:40:00Z" w16du:dateUtc="2026-07-28T19:40:00Z">
        <w:r w:rsidR="009E0F92">
          <w:rPr>
            <w:rFonts w:ascii="Century Schoolbook" w:hAnsi="Century Schoolbook"/>
            <w:b/>
            <w:bCs/>
            <w:sz w:val="24"/>
            <w:szCs w:val="24"/>
          </w:rPr>
          <w:t>Presnal</w:t>
        </w:r>
      </w:ins>
      <w:r w:rsidRPr="0056403E">
        <w:rPr>
          <w:rFonts w:ascii="Century Schoolbook" w:hAnsi="Century Schoolbook"/>
          <w:sz w:val="24"/>
          <w:szCs w:val="24"/>
        </w:rPr>
        <w:t>,</w:t>
      </w:r>
      <w:r w:rsidRPr="0056403E">
        <w:rPr>
          <w:rFonts w:ascii="Century Schoolbook" w:hAnsi="Century Schoolbook"/>
          <w:b/>
          <w:bCs/>
          <w:sz w:val="24"/>
          <w:szCs w:val="24"/>
        </w:rPr>
        <w:t xml:space="preserve"> </w:t>
      </w:r>
      <w:r w:rsidRPr="0056403E">
        <w:rPr>
          <w:rFonts w:ascii="Century Schoolbook" w:hAnsi="Century Schoolbook"/>
          <w:sz w:val="24"/>
          <w:szCs w:val="24"/>
        </w:rPr>
        <w:t>an adult, who acknowledged execution of the foregoing instrument  and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Derrick 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D5848">
        <w:rPr>
          <w:rFonts w:ascii="Century Schoolbook" w:hAnsi="Century Schoolbook"/>
          <w:b/>
          <w:bCs/>
          <w:sz w:val="24"/>
          <w:szCs w:val="24"/>
          <w:rPrChange w:id="364" w:author="Garrett Lawton" w:date="2026-07-29T12:53:00Z" w16du:dateUtc="2026-07-29T16:53:00Z">
            <w:rPr>
              <w:rFonts w:ascii="Century Schoolbook" w:hAnsi="Century Schoolbook"/>
              <w:sz w:val="24"/>
              <w:szCs w:val="24"/>
            </w:rPr>
          </w:rPrChange>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ins w:id="365" w:author="Garrett Lawton" w:date="2026-07-29T12:53:00Z" w16du:dateUtc="2026-07-29T16:53:00Z"/>
          <w:rFonts w:ascii="Century Schoolbook" w:hAnsi="Century Schoolbook"/>
        </w:rPr>
      </w:pPr>
    </w:p>
    <w:p w14:paraId="136F2DB3" w14:textId="77777777" w:rsidR="002D5848" w:rsidRDefault="002D5848">
      <w:pPr>
        <w:rPr>
          <w:ins w:id="366" w:author="Garrett Lawton" w:date="2026-07-29T12:53:00Z" w16du:dateUtc="2026-07-29T16:53:00Z"/>
          <w:rFonts w:ascii="Century Schoolbook" w:hAnsi="Century Schoolbook"/>
          <w:sz w:val="24"/>
          <w:szCs w:val="24"/>
        </w:rPr>
      </w:pPr>
      <w:ins w:id="367" w:author="Garrett Lawton" w:date="2026-07-29T12:53:00Z" w16du:dateUtc="2026-07-29T16:53:00Z">
        <w:r>
          <w:rPr>
            <w:rFonts w:ascii="Century Schoolbook" w:hAnsi="Century Schoolbook"/>
            <w:sz w:val="24"/>
            <w:szCs w:val="24"/>
          </w:rPr>
          <w:br w:type="page"/>
        </w:r>
      </w:ins>
    </w:p>
    <w:p w14:paraId="32F2153C" w14:textId="0A705B67" w:rsidR="002D5848" w:rsidRPr="00214ACC" w:rsidRDefault="002D5848" w:rsidP="002D5848">
      <w:pPr>
        <w:keepNext/>
        <w:keepLines/>
        <w:rPr>
          <w:ins w:id="368" w:author="Garrett Lawton" w:date="2026-07-29T12:53:00Z" w16du:dateUtc="2026-07-29T16:53:00Z"/>
          <w:rFonts w:ascii="Century Schoolbook" w:hAnsi="Century Schoolbook"/>
          <w:sz w:val="24"/>
          <w:szCs w:val="24"/>
        </w:rPr>
      </w:pPr>
      <w:ins w:id="369" w:author="Garrett Lawton" w:date="2026-07-29T12:53:00Z" w16du:dateUtc="2026-07-29T16:53:00Z">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0C256D40" w14:textId="77777777" w:rsidR="002D5848" w:rsidRPr="00214ACC" w:rsidRDefault="002D5848" w:rsidP="002D5848">
      <w:pPr>
        <w:keepNext/>
        <w:keepLines/>
        <w:ind w:left="2880" w:firstLine="720"/>
        <w:rPr>
          <w:ins w:id="370" w:author="Garrett Lawton" w:date="2026-07-29T12:53:00Z" w16du:dateUtc="2026-07-29T16:53:00Z"/>
          <w:rFonts w:ascii="Century Schoolbook" w:hAnsi="Century Schoolbook"/>
          <w:sz w:val="24"/>
          <w:szCs w:val="24"/>
        </w:rPr>
      </w:pPr>
      <w:ins w:id="371" w:author="Garrett Lawton" w:date="2026-07-29T12:53:00Z" w16du:dateUtc="2026-07-29T16:53:00Z">
        <w:r w:rsidRPr="00214ACC">
          <w:rPr>
            <w:rFonts w:ascii="Century Schoolbook" w:hAnsi="Century Schoolbook"/>
            <w:sz w:val="24"/>
            <w:szCs w:val="24"/>
          </w:rPr>
          <w:t>)  SS:</w:t>
        </w:r>
      </w:ins>
    </w:p>
    <w:p w14:paraId="12DCEA8C" w14:textId="77777777" w:rsidR="002D5848" w:rsidRPr="00214ACC" w:rsidRDefault="002D5848" w:rsidP="002D5848">
      <w:pPr>
        <w:keepNext/>
        <w:keepLines/>
        <w:rPr>
          <w:ins w:id="372" w:author="Garrett Lawton" w:date="2026-07-29T12:53:00Z" w16du:dateUtc="2026-07-29T16:53:00Z"/>
          <w:rFonts w:ascii="Century Schoolbook" w:hAnsi="Century Schoolbook"/>
          <w:sz w:val="24"/>
          <w:szCs w:val="24"/>
        </w:rPr>
      </w:pPr>
      <w:ins w:id="373"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401EBC79" w14:textId="77777777" w:rsidR="002D5848" w:rsidRPr="00214ACC" w:rsidRDefault="002D5848" w:rsidP="002D5848">
      <w:pPr>
        <w:keepNext/>
        <w:keepLines/>
        <w:rPr>
          <w:ins w:id="374" w:author="Garrett Lawton" w:date="2026-07-29T12:53:00Z" w16du:dateUtc="2026-07-29T16:53:00Z"/>
          <w:rFonts w:ascii="Century Schoolbook" w:hAnsi="Century Schoolbook"/>
          <w:sz w:val="24"/>
          <w:szCs w:val="24"/>
        </w:rPr>
      </w:pPr>
    </w:p>
    <w:p w14:paraId="76314FF6" w14:textId="0141DE2B" w:rsidR="002D5848" w:rsidRPr="00214ACC" w:rsidRDefault="002D5848" w:rsidP="002D5848">
      <w:pPr>
        <w:jc w:val="both"/>
        <w:rPr>
          <w:ins w:id="375" w:author="Garrett Lawton" w:date="2026-07-29T12:53:00Z" w16du:dateUtc="2026-07-29T16:53:00Z"/>
          <w:rFonts w:ascii="Century Schoolbook" w:hAnsi="Century Schoolbook"/>
          <w:sz w:val="24"/>
          <w:szCs w:val="24"/>
        </w:rPr>
      </w:pPr>
      <w:ins w:id="376"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ins>
    </w:p>
    <w:p w14:paraId="5CD580AF" w14:textId="77777777" w:rsidR="002D5848" w:rsidRPr="00214ACC" w:rsidRDefault="002D5848" w:rsidP="002D5848">
      <w:pPr>
        <w:keepNext/>
        <w:keepLines/>
        <w:rPr>
          <w:ins w:id="377" w:author="Garrett Lawton" w:date="2026-07-29T12:53:00Z" w16du:dateUtc="2026-07-29T16:53:00Z"/>
          <w:rFonts w:ascii="Century Schoolbook" w:hAnsi="Century Schoolbook"/>
          <w:sz w:val="24"/>
          <w:szCs w:val="24"/>
        </w:rPr>
      </w:pPr>
    </w:p>
    <w:p w14:paraId="05B69E35" w14:textId="77777777" w:rsidR="002D5848" w:rsidRPr="00214ACC" w:rsidRDefault="002D5848" w:rsidP="002D5848">
      <w:pPr>
        <w:keepNext/>
        <w:keepLines/>
        <w:rPr>
          <w:ins w:id="378" w:author="Garrett Lawton" w:date="2026-07-29T12:53:00Z" w16du:dateUtc="2026-07-29T16:53:00Z"/>
          <w:rFonts w:ascii="Century Schoolbook" w:hAnsi="Century Schoolbook"/>
          <w:sz w:val="24"/>
          <w:szCs w:val="24"/>
        </w:rPr>
      </w:pPr>
      <w:ins w:id="379" w:author="Garrett Lawton" w:date="2026-07-29T12:53:00Z" w16du:dateUtc="2026-07-29T16:53:00Z">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ins>
    </w:p>
    <w:p w14:paraId="49E0088E" w14:textId="77777777" w:rsidR="002D5848" w:rsidRPr="00214ACC" w:rsidRDefault="002D5848" w:rsidP="002D5848">
      <w:pPr>
        <w:keepNext/>
        <w:keepLines/>
        <w:rPr>
          <w:ins w:id="380" w:author="Garrett Lawton" w:date="2026-07-29T12:53:00Z" w16du:dateUtc="2026-07-29T16:53:00Z"/>
          <w:rFonts w:ascii="Century Schoolbook" w:hAnsi="Century Schoolbook"/>
          <w:sz w:val="24"/>
          <w:szCs w:val="24"/>
        </w:rPr>
      </w:pPr>
    </w:p>
    <w:p w14:paraId="32B51D5B" w14:textId="77777777" w:rsidR="002D5848" w:rsidRPr="00214ACC" w:rsidRDefault="002D5848" w:rsidP="002D5848">
      <w:pPr>
        <w:keepNext/>
        <w:keepLines/>
        <w:rPr>
          <w:ins w:id="381" w:author="Garrett Lawton" w:date="2026-07-29T12:53:00Z" w16du:dateUtc="2026-07-29T16:53:00Z"/>
          <w:rFonts w:ascii="Century Schoolbook" w:hAnsi="Century Schoolbook"/>
          <w:sz w:val="24"/>
          <w:szCs w:val="24"/>
        </w:rPr>
      </w:pPr>
      <w:ins w:id="382"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693409DE" w14:textId="77777777" w:rsidR="002D5848" w:rsidRPr="00214ACC" w:rsidRDefault="002D5848" w:rsidP="002D5848">
      <w:pPr>
        <w:keepNext/>
        <w:keepLines/>
        <w:rPr>
          <w:ins w:id="383" w:author="Garrett Lawton" w:date="2026-07-29T12:53:00Z" w16du:dateUtc="2026-07-29T16:53:00Z"/>
          <w:rFonts w:ascii="Century Schoolbook" w:hAnsi="Century Schoolbook"/>
          <w:sz w:val="24"/>
          <w:szCs w:val="24"/>
        </w:rPr>
      </w:pPr>
      <w:ins w:id="384"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0C6B7360" w14:textId="77777777" w:rsidR="002D5848" w:rsidRPr="00214ACC" w:rsidRDefault="002D5848" w:rsidP="002D5848">
      <w:pPr>
        <w:keepNext/>
        <w:keepLines/>
        <w:rPr>
          <w:ins w:id="385" w:author="Garrett Lawton" w:date="2026-07-29T12:53:00Z" w16du:dateUtc="2026-07-29T16:53:00Z"/>
          <w:rFonts w:ascii="Century Schoolbook" w:hAnsi="Century Schoolbook"/>
          <w:sz w:val="24"/>
          <w:szCs w:val="24"/>
        </w:rPr>
      </w:pPr>
    </w:p>
    <w:p w14:paraId="1135E8AB" w14:textId="77777777" w:rsidR="002D5848" w:rsidRPr="00214ACC" w:rsidRDefault="002D5848" w:rsidP="002D5848">
      <w:pPr>
        <w:keepNext/>
        <w:keepLines/>
        <w:rPr>
          <w:ins w:id="386" w:author="Garrett Lawton" w:date="2026-07-29T12:53:00Z" w16du:dateUtc="2026-07-29T16:53:00Z"/>
          <w:rFonts w:ascii="Century Schoolbook" w:hAnsi="Century Schoolbook"/>
          <w:sz w:val="24"/>
          <w:szCs w:val="24"/>
        </w:rPr>
      </w:pPr>
      <w:ins w:id="387"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5C2BA3D6" w14:textId="77777777" w:rsidR="002D5848" w:rsidRPr="00214ACC" w:rsidRDefault="002D5848" w:rsidP="002D5848">
      <w:pPr>
        <w:keepNext/>
        <w:keepLines/>
        <w:rPr>
          <w:ins w:id="388" w:author="Garrett Lawton" w:date="2026-07-29T12:53:00Z" w16du:dateUtc="2026-07-29T16:53:00Z"/>
          <w:rFonts w:ascii="Century Schoolbook" w:hAnsi="Century Schoolbook"/>
          <w:sz w:val="24"/>
          <w:szCs w:val="24"/>
        </w:rPr>
      </w:pPr>
      <w:ins w:id="389"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ins w:id="390" w:author="Garrett Lawton" w:date="2026-07-29T12:53:00Z" w16du:dateUtc="2026-07-29T16:53:00Z"/>
          <w:rFonts w:ascii="Century Schoolbook" w:hAnsi="Century Schoolbook"/>
          <w:sz w:val="24"/>
          <w:szCs w:val="24"/>
        </w:rPr>
      </w:pPr>
    </w:p>
    <w:p w14:paraId="5A4CC2D3" w14:textId="1E9C2F70" w:rsidR="002D5848" w:rsidRPr="00214ACC" w:rsidRDefault="002D5848" w:rsidP="002D5848">
      <w:pPr>
        <w:keepNext/>
        <w:keepLines/>
        <w:rPr>
          <w:ins w:id="391" w:author="Garrett Lawton" w:date="2026-07-29T12:53:00Z" w16du:dateUtc="2026-07-29T16:53:00Z"/>
          <w:rFonts w:ascii="Century Schoolbook" w:hAnsi="Century Schoolbook"/>
          <w:sz w:val="24"/>
          <w:szCs w:val="24"/>
        </w:rPr>
      </w:pPr>
      <w:ins w:id="392" w:author="Garrett Lawton" w:date="2026-07-29T12:53:00Z" w16du:dateUtc="2026-07-29T16:53:00Z">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4DDB0E70" w14:textId="77777777" w:rsidR="002D5848" w:rsidRPr="00214ACC" w:rsidRDefault="002D5848" w:rsidP="002D5848">
      <w:pPr>
        <w:keepNext/>
        <w:keepLines/>
        <w:ind w:left="2880" w:firstLine="720"/>
        <w:rPr>
          <w:ins w:id="393" w:author="Garrett Lawton" w:date="2026-07-29T12:53:00Z" w16du:dateUtc="2026-07-29T16:53:00Z"/>
          <w:rFonts w:ascii="Century Schoolbook" w:hAnsi="Century Schoolbook"/>
          <w:sz w:val="24"/>
          <w:szCs w:val="24"/>
        </w:rPr>
      </w:pPr>
      <w:ins w:id="394" w:author="Garrett Lawton" w:date="2026-07-29T12:53:00Z" w16du:dateUtc="2026-07-29T16:53:00Z">
        <w:r w:rsidRPr="00214ACC">
          <w:rPr>
            <w:rFonts w:ascii="Century Schoolbook" w:hAnsi="Century Schoolbook"/>
            <w:sz w:val="24"/>
            <w:szCs w:val="24"/>
          </w:rPr>
          <w:t>)  SS:</w:t>
        </w:r>
      </w:ins>
    </w:p>
    <w:p w14:paraId="67C5CD34" w14:textId="77777777" w:rsidR="002D5848" w:rsidRPr="00214ACC" w:rsidRDefault="002D5848" w:rsidP="002D5848">
      <w:pPr>
        <w:keepNext/>
        <w:keepLines/>
        <w:rPr>
          <w:ins w:id="395" w:author="Garrett Lawton" w:date="2026-07-29T12:53:00Z" w16du:dateUtc="2026-07-29T16:53:00Z"/>
          <w:rFonts w:ascii="Century Schoolbook" w:hAnsi="Century Schoolbook"/>
          <w:sz w:val="24"/>
          <w:szCs w:val="24"/>
        </w:rPr>
      </w:pPr>
      <w:ins w:id="396"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2A5E4106" w14:textId="77777777" w:rsidR="002D5848" w:rsidRPr="00214ACC" w:rsidRDefault="002D5848" w:rsidP="002D5848">
      <w:pPr>
        <w:keepNext/>
        <w:keepLines/>
        <w:rPr>
          <w:ins w:id="397" w:author="Garrett Lawton" w:date="2026-07-29T12:53:00Z" w16du:dateUtc="2026-07-29T16:53:00Z"/>
          <w:rFonts w:ascii="Century Schoolbook" w:hAnsi="Century Schoolbook"/>
          <w:sz w:val="24"/>
          <w:szCs w:val="24"/>
        </w:rPr>
      </w:pPr>
    </w:p>
    <w:p w14:paraId="7CF143B1" w14:textId="467461DB" w:rsidR="002D5848" w:rsidRPr="00214ACC" w:rsidRDefault="002D5848" w:rsidP="002D5848">
      <w:pPr>
        <w:jc w:val="both"/>
        <w:rPr>
          <w:ins w:id="398" w:author="Garrett Lawton" w:date="2026-07-29T12:53:00Z" w16du:dateUtc="2026-07-29T16:53:00Z"/>
          <w:rFonts w:ascii="Century Schoolbook" w:hAnsi="Century Schoolbook"/>
          <w:sz w:val="24"/>
          <w:szCs w:val="24"/>
        </w:rPr>
      </w:pPr>
      <w:ins w:id="399"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ins>
    </w:p>
    <w:p w14:paraId="4EBEC633" w14:textId="77777777" w:rsidR="002D5848" w:rsidRPr="00214ACC" w:rsidRDefault="002D5848" w:rsidP="002D5848">
      <w:pPr>
        <w:keepNext/>
        <w:keepLines/>
        <w:rPr>
          <w:ins w:id="400" w:author="Garrett Lawton" w:date="2026-07-29T12:53:00Z" w16du:dateUtc="2026-07-29T16:53:00Z"/>
          <w:rFonts w:ascii="Century Schoolbook" w:hAnsi="Century Schoolbook"/>
          <w:sz w:val="24"/>
          <w:szCs w:val="24"/>
        </w:rPr>
      </w:pPr>
    </w:p>
    <w:p w14:paraId="07C677C2" w14:textId="77777777" w:rsidR="002D5848" w:rsidRPr="00214ACC" w:rsidRDefault="002D5848" w:rsidP="002D5848">
      <w:pPr>
        <w:keepNext/>
        <w:keepLines/>
        <w:rPr>
          <w:ins w:id="401" w:author="Garrett Lawton" w:date="2026-07-29T12:53:00Z" w16du:dateUtc="2026-07-29T16:53:00Z"/>
          <w:rFonts w:ascii="Century Schoolbook" w:hAnsi="Century Schoolbook"/>
          <w:sz w:val="24"/>
          <w:szCs w:val="24"/>
        </w:rPr>
      </w:pPr>
      <w:ins w:id="402" w:author="Garrett Lawton" w:date="2026-07-29T12:53:00Z" w16du:dateUtc="2026-07-29T16:53:00Z">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ins>
    </w:p>
    <w:p w14:paraId="63ED1029" w14:textId="77777777" w:rsidR="002D5848" w:rsidRPr="00214ACC" w:rsidRDefault="002D5848" w:rsidP="002D5848">
      <w:pPr>
        <w:keepNext/>
        <w:keepLines/>
        <w:rPr>
          <w:ins w:id="403" w:author="Garrett Lawton" w:date="2026-07-29T12:53:00Z" w16du:dateUtc="2026-07-29T16:53:00Z"/>
          <w:rFonts w:ascii="Century Schoolbook" w:hAnsi="Century Schoolbook"/>
          <w:sz w:val="24"/>
          <w:szCs w:val="24"/>
        </w:rPr>
      </w:pPr>
    </w:p>
    <w:p w14:paraId="1891E810" w14:textId="77777777" w:rsidR="002D5848" w:rsidRPr="00214ACC" w:rsidRDefault="002D5848" w:rsidP="002D5848">
      <w:pPr>
        <w:keepNext/>
        <w:keepLines/>
        <w:rPr>
          <w:ins w:id="404" w:author="Garrett Lawton" w:date="2026-07-29T12:53:00Z" w16du:dateUtc="2026-07-29T16:53:00Z"/>
          <w:rFonts w:ascii="Century Schoolbook" w:hAnsi="Century Schoolbook"/>
          <w:sz w:val="24"/>
          <w:szCs w:val="24"/>
        </w:rPr>
      </w:pPr>
      <w:ins w:id="405"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30806842" w14:textId="77777777" w:rsidR="002D5848" w:rsidRPr="00214ACC" w:rsidRDefault="002D5848" w:rsidP="002D5848">
      <w:pPr>
        <w:keepNext/>
        <w:keepLines/>
        <w:rPr>
          <w:ins w:id="406" w:author="Garrett Lawton" w:date="2026-07-29T12:53:00Z" w16du:dateUtc="2026-07-29T16:53:00Z"/>
          <w:rFonts w:ascii="Century Schoolbook" w:hAnsi="Century Schoolbook"/>
          <w:sz w:val="24"/>
          <w:szCs w:val="24"/>
        </w:rPr>
      </w:pPr>
      <w:ins w:id="407"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492C7987" w14:textId="77777777" w:rsidR="002D5848" w:rsidRPr="00214ACC" w:rsidRDefault="002D5848" w:rsidP="002D5848">
      <w:pPr>
        <w:keepNext/>
        <w:keepLines/>
        <w:rPr>
          <w:ins w:id="408" w:author="Garrett Lawton" w:date="2026-07-29T12:53:00Z" w16du:dateUtc="2026-07-29T16:53:00Z"/>
          <w:rFonts w:ascii="Century Schoolbook" w:hAnsi="Century Schoolbook"/>
          <w:sz w:val="24"/>
          <w:szCs w:val="24"/>
        </w:rPr>
      </w:pPr>
    </w:p>
    <w:p w14:paraId="4A3F09CF" w14:textId="77777777" w:rsidR="002D5848" w:rsidRPr="00214ACC" w:rsidRDefault="002D5848" w:rsidP="002D5848">
      <w:pPr>
        <w:keepNext/>
        <w:keepLines/>
        <w:rPr>
          <w:ins w:id="409" w:author="Garrett Lawton" w:date="2026-07-29T12:53:00Z" w16du:dateUtc="2026-07-29T16:53:00Z"/>
          <w:rFonts w:ascii="Century Schoolbook" w:hAnsi="Century Schoolbook"/>
          <w:sz w:val="24"/>
          <w:szCs w:val="24"/>
        </w:rPr>
      </w:pPr>
      <w:ins w:id="410"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6F6814E6" w14:textId="77777777" w:rsidR="002D5848" w:rsidRPr="00214ACC" w:rsidRDefault="002D5848" w:rsidP="002D5848">
      <w:pPr>
        <w:keepNext/>
        <w:keepLines/>
        <w:rPr>
          <w:ins w:id="411" w:author="Garrett Lawton" w:date="2026-07-29T12:53:00Z" w16du:dateUtc="2026-07-29T16:53:00Z"/>
          <w:rFonts w:ascii="Century Schoolbook" w:hAnsi="Century Schoolbook"/>
          <w:sz w:val="24"/>
          <w:szCs w:val="24"/>
        </w:rPr>
      </w:pPr>
      <w:ins w:id="412"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36C375B5" w14:textId="77777777" w:rsidR="002D5848" w:rsidRDefault="002D5848">
      <w:pPr>
        <w:rPr>
          <w:ins w:id="413" w:author="Garrett Lawton" w:date="2026-07-29T12:53:00Z" w16du:dateUtc="2026-07-29T16:53:00Z"/>
          <w:rFonts w:ascii="Century Schoolbook" w:hAnsi="Century Schoolbook"/>
          <w:sz w:val="24"/>
          <w:szCs w:val="24"/>
        </w:rPr>
      </w:pPr>
      <w:ins w:id="414" w:author="Garrett Lawton" w:date="2026-07-29T12:53:00Z" w16du:dateUtc="2026-07-29T16:53:00Z">
        <w:r>
          <w:rPr>
            <w:rFonts w:ascii="Century Schoolbook" w:hAnsi="Century Schoolbook"/>
            <w:sz w:val="24"/>
            <w:szCs w:val="24"/>
          </w:rPr>
          <w:br w:type="page"/>
        </w:r>
      </w:ins>
    </w:p>
    <w:p w14:paraId="7F58942E" w14:textId="79C2870A" w:rsidR="002D5848" w:rsidRPr="00214ACC" w:rsidRDefault="002D5848" w:rsidP="002D5848">
      <w:pPr>
        <w:keepNext/>
        <w:keepLines/>
        <w:rPr>
          <w:ins w:id="415" w:author="Garrett Lawton" w:date="2026-07-29T12:53:00Z" w16du:dateUtc="2026-07-29T16:53:00Z"/>
          <w:rFonts w:ascii="Century Schoolbook" w:hAnsi="Century Schoolbook"/>
          <w:sz w:val="24"/>
          <w:szCs w:val="24"/>
        </w:rPr>
      </w:pPr>
      <w:ins w:id="416" w:author="Garrett Lawton" w:date="2026-07-29T12:53:00Z" w16du:dateUtc="2026-07-29T16:53:00Z">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0439B5CE" w14:textId="77777777" w:rsidR="002D5848" w:rsidRPr="00214ACC" w:rsidRDefault="002D5848" w:rsidP="002D5848">
      <w:pPr>
        <w:keepNext/>
        <w:keepLines/>
        <w:ind w:left="2880" w:firstLine="720"/>
        <w:rPr>
          <w:ins w:id="417" w:author="Garrett Lawton" w:date="2026-07-29T12:53:00Z" w16du:dateUtc="2026-07-29T16:53:00Z"/>
          <w:rFonts w:ascii="Century Schoolbook" w:hAnsi="Century Schoolbook"/>
          <w:sz w:val="24"/>
          <w:szCs w:val="24"/>
        </w:rPr>
      </w:pPr>
      <w:ins w:id="418" w:author="Garrett Lawton" w:date="2026-07-29T12:53:00Z" w16du:dateUtc="2026-07-29T16:53:00Z">
        <w:r w:rsidRPr="00214ACC">
          <w:rPr>
            <w:rFonts w:ascii="Century Schoolbook" w:hAnsi="Century Schoolbook"/>
            <w:sz w:val="24"/>
            <w:szCs w:val="24"/>
          </w:rPr>
          <w:t>)  SS:</w:t>
        </w:r>
      </w:ins>
    </w:p>
    <w:p w14:paraId="35005483" w14:textId="77777777" w:rsidR="002D5848" w:rsidRPr="00214ACC" w:rsidRDefault="002D5848" w:rsidP="002D5848">
      <w:pPr>
        <w:keepNext/>
        <w:keepLines/>
        <w:rPr>
          <w:ins w:id="419" w:author="Garrett Lawton" w:date="2026-07-29T12:53:00Z" w16du:dateUtc="2026-07-29T16:53:00Z"/>
          <w:rFonts w:ascii="Century Schoolbook" w:hAnsi="Century Schoolbook"/>
          <w:sz w:val="24"/>
          <w:szCs w:val="24"/>
        </w:rPr>
      </w:pPr>
      <w:ins w:id="420"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68B6F3AA" w14:textId="77777777" w:rsidR="002D5848" w:rsidRPr="00214ACC" w:rsidRDefault="002D5848" w:rsidP="002D5848">
      <w:pPr>
        <w:keepNext/>
        <w:keepLines/>
        <w:rPr>
          <w:ins w:id="421" w:author="Garrett Lawton" w:date="2026-07-29T12:53:00Z" w16du:dateUtc="2026-07-29T16:53:00Z"/>
          <w:rFonts w:ascii="Century Schoolbook" w:hAnsi="Century Schoolbook"/>
          <w:sz w:val="24"/>
          <w:szCs w:val="24"/>
        </w:rPr>
      </w:pPr>
    </w:p>
    <w:p w14:paraId="4DAEA4F0" w14:textId="4FD3A128" w:rsidR="002D5848" w:rsidRPr="00214ACC" w:rsidRDefault="002D5848" w:rsidP="002D5848">
      <w:pPr>
        <w:jc w:val="both"/>
        <w:rPr>
          <w:ins w:id="422" w:author="Garrett Lawton" w:date="2026-07-29T12:53:00Z" w16du:dateUtc="2026-07-29T16:53:00Z"/>
          <w:rFonts w:ascii="Century Schoolbook" w:hAnsi="Century Schoolbook"/>
          <w:sz w:val="24"/>
          <w:szCs w:val="24"/>
        </w:rPr>
      </w:pPr>
      <w:ins w:id="423"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ins>
    </w:p>
    <w:p w14:paraId="3FFA5F68" w14:textId="77777777" w:rsidR="002D5848" w:rsidRPr="00214ACC" w:rsidRDefault="002D5848" w:rsidP="002D5848">
      <w:pPr>
        <w:keepNext/>
        <w:keepLines/>
        <w:rPr>
          <w:ins w:id="424" w:author="Garrett Lawton" w:date="2026-07-29T12:53:00Z" w16du:dateUtc="2026-07-29T16:53:00Z"/>
          <w:rFonts w:ascii="Century Schoolbook" w:hAnsi="Century Schoolbook"/>
          <w:sz w:val="24"/>
          <w:szCs w:val="24"/>
        </w:rPr>
      </w:pPr>
    </w:p>
    <w:p w14:paraId="032AF8EB" w14:textId="77777777" w:rsidR="002D5848" w:rsidRPr="00214ACC" w:rsidRDefault="002D5848" w:rsidP="002D5848">
      <w:pPr>
        <w:keepNext/>
        <w:keepLines/>
        <w:rPr>
          <w:ins w:id="425" w:author="Garrett Lawton" w:date="2026-07-29T12:53:00Z" w16du:dateUtc="2026-07-29T16:53:00Z"/>
          <w:rFonts w:ascii="Century Schoolbook" w:hAnsi="Century Schoolbook"/>
          <w:sz w:val="24"/>
          <w:szCs w:val="24"/>
        </w:rPr>
      </w:pPr>
      <w:ins w:id="426" w:author="Garrett Lawton" w:date="2026-07-29T12:53:00Z" w16du:dateUtc="2026-07-29T16:53:00Z">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ins>
    </w:p>
    <w:p w14:paraId="229C0493" w14:textId="77777777" w:rsidR="002D5848" w:rsidRPr="00214ACC" w:rsidRDefault="002D5848" w:rsidP="002D5848">
      <w:pPr>
        <w:keepNext/>
        <w:keepLines/>
        <w:rPr>
          <w:ins w:id="427" w:author="Garrett Lawton" w:date="2026-07-29T12:53:00Z" w16du:dateUtc="2026-07-29T16:53:00Z"/>
          <w:rFonts w:ascii="Century Schoolbook" w:hAnsi="Century Schoolbook"/>
          <w:sz w:val="24"/>
          <w:szCs w:val="24"/>
        </w:rPr>
      </w:pPr>
    </w:p>
    <w:p w14:paraId="56682D88" w14:textId="77777777" w:rsidR="002D5848" w:rsidRPr="00214ACC" w:rsidRDefault="002D5848" w:rsidP="002D5848">
      <w:pPr>
        <w:keepNext/>
        <w:keepLines/>
        <w:rPr>
          <w:ins w:id="428" w:author="Garrett Lawton" w:date="2026-07-29T12:53:00Z" w16du:dateUtc="2026-07-29T16:53:00Z"/>
          <w:rFonts w:ascii="Century Schoolbook" w:hAnsi="Century Schoolbook"/>
          <w:sz w:val="24"/>
          <w:szCs w:val="24"/>
        </w:rPr>
      </w:pPr>
      <w:ins w:id="429"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75A798BD" w14:textId="77777777" w:rsidR="002D5848" w:rsidRPr="00214ACC" w:rsidRDefault="002D5848" w:rsidP="002D5848">
      <w:pPr>
        <w:keepNext/>
        <w:keepLines/>
        <w:rPr>
          <w:ins w:id="430" w:author="Garrett Lawton" w:date="2026-07-29T12:53:00Z" w16du:dateUtc="2026-07-29T16:53:00Z"/>
          <w:rFonts w:ascii="Century Schoolbook" w:hAnsi="Century Schoolbook"/>
          <w:sz w:val="24"/>
          <w:szCs w:val="24"/>
        </w:rPr>
      </w:pPr>
      <w:ins w:id="431"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399B7ECD" w14:textId="77777777" w:rsidR="002D5848" w:rsidRPr="00214ACC" w:rsidRDefault="002D5848" w:rsidP="002D5848">
      <w:pPr>
        <w:keepNext/>
        <w:keepLines/>
        <w:rPr>
          <w:ins w:id="432" w:author="Garrett Lawton" w:date="2026-07-29T12:53:00Z" w16du:dateUtc="2026-07-29T16:53:00Z"/>
          <w:rFonts w:ascii="Century Schoolbook" w:hAnsi="Century Schoolbook"/>
          <w:sz w:val="24"/>
          <w:szCs w:val="24"/>
        </w:rPr>
      </w:pPr>
    </w:p>
    <w:p w14:paraId="1D5C46EE" w14:textId="77777777" w:rsidR="002D5848" w:rsidRPr="00214ACC" w:rsidRDefault="002D5848" w:rsidP="002D5848">
      <w:pPr>
        <w:keepNext/>
        <w:keepLines/>
        <w:rPr>
          <w:ins w:id="433" w:author="Garrett Lawton" w:date="2026-07-29T12:53:00Z" w16du:dateUtc="2026-07-29T16:53:00Z"/>
          <w:rFonts w:ascii="Century Schoolbook" w:hAnsi="Century Schoolbook"/>
          <w:sz w:val="24"/>
          <w:szCs w:val="24"/>
        </w:rPr>
      </w:pPr>
      <w:ins w:id="434"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7819E4BC" w14:textId="77777777" w:rsidR="002D5848" w:rsidRPr="00214ACC" w:rsidRDefault="002D5848" w:rsidP="002D5848">
      <w:pPr>
        <w:keepNext/>
        <w:keepLines/>
        <w:rPr>
          <w:ins w:id="435" w:author="Garrett Lawton" w:date="2026-07-29T12:53:00Z" w16du:dateUtc="2026-07-29T16:53:00Z"/>
          <w:rFonts w:ascii="Century Schoolbook" w:hAnsi="Century Schoolbook"/>
          <w:sz w:val="24"/>
          <w:szCs w:val="24"/>
        </w:rPr>
      </w:pPr>
      <w:ins w:id="436"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This instrument prepared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C320FB">
        <w:rPr>
          <w:rFonts w:ascii="Century Schoolbook" w:hAnsi="Century Schoolbook"/>
          <w:b/>
          <w:bCs/>
          <w:sz w:val="24"/>
          <w:szCs w:val="24"/>
        </w:rPr>
        <w:t>1</w:t>
      </w:r>
    </w:p>
    <w:p w14:paraId="1DA042B3" w14:textId="77777777" w:rsidR="00B11F55" w:rsidRPr="004D3FD0" w:rsidRDefault="00000000">
      <w:pPr>
        <w:spacing w:after="300"/>
        <w:jc w:val="center"/>
        <w:rPr>
          <w:rFonts w:ascii="Century Schoolbook" w:hAnsi="Century Schoolbook"/>
          <w:sz w:val="24"/>
          <w:szCs w:val="24"/>
        </w:rPr>
      </w:pPr>
      <w:r w:rsidRPr="004D3FD0">
        <w:rPr>
          <w:rFonts w:ascii="Century Schoolbook" w:hAnsi="Century Schoolbook"/>
          <w:b/>
          <w:bCs/>
          <w:sz w:val="24"/>
          <w:szCs w:val="24"/>
          <w:u w:val="single"/>
        </w:rPr>
        <w:t>Legal Description of the Property (5306 State Road 144)</w:t>
      </w:r>
    </w:p>
    <w:p w14:paraId="3811E69A" w14:textId="2B550139" w:rsidR="004D3FD0" w:rsidRPr="004D3FD0" w:rsidRDefault="004D3FD0" w:rsidP="004D3FD0">
      <w:pPr>
        <w:rPr>
          <w:rFonts w:ascii="Century Schoolbook" w:hAnsi="Century Schoolbook"/>
          <w:sz w:val="24"/>
          <w:szCs w:val="24"/>
        </w:rPr>
      </w:pPr>
      <w:r w:rsidRPr="004D3FD0">
        <w:rPr>
          <w:rFonts w:ascii="Century Schoolbook" w:hAnsi="Century Schoolbook"/>
          <w:sz w:val="24"/>
          <w:szCs w:val="24"/>
        </w:rPr>
        <w:t>Lot Numbered 2 in Wellington Minor Plat a subdivision in, an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4D3FD0" w:rsidRDefault="004D3FD0" w:rsidP="004D3FD0">
      <w:pPr>
        <w:rPr>
          <w:rFonts w:ascii="Century Schoolbook" w:hAnsi="Century Schoolbook"/>
          <w:sz w:val="24"/>
          <w:szCs w:val="24"/>
        </w:rPr>
      </w:pPr>
    </w:p>
    <w:p w14:paraId="21C876C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Parcel No. 41-04-21-043-032.001-054.</w:t>
      </w:r>
    </w:p>
    <w:p w14:paraId="357EB0F1" w14:textId="6ECBFEEF" w:rsidR="004D3FD0" w:rsidRDefault="004D3FD0" w:rsidP="004D3FD0">
      <w:pPr>
        <w:spacing w:after="240"/>
        <w:jc w:val="both"/>
      </w:pPr>
    </w:p>
    <w:p w14:paraId="2498F0C7" w14:textId="77777777" w:rsidR="004D3FD0" w:rsidRDefault="004D3FD0">
      <w:pPr>
        <w:rPr>
          <w:rFonts w:ascii="Century Schoolbook" w:hAnsi="Century Schoolbook"/>
          <w:b/>
          <w:bCs/>
          <w:sz w:val="24"/>
          <w:szCs w:val="24"/>
        </w:rPr>
      </w:pPr>
      <w:r>
        <w:rPr>
          <w:rFonts w:ascii="Century Schoolbook" w:hAnsi="Century Schoolbook"/>
          <w:b/>
          <w:bCs/>
          <w:sz w:val="24"/>
          <w:szCs w:val="24"/>
        </w:rPr>
        <w:br w:type="page"/>
      </w:r>
    </w:p>
    <w:p w14:paraId="77CF32FF" w14:textId="454DF665" w:rsidR="000A6D3C" w:rsidRPr="006C1E4E" w:rsidRDefault="000A6D3C" w:rsidP="000A6D3C">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Pr>
          <w:rFonts w:ascii="Century Schoolbook" w:hAnsi="Century Schoolbook"/>
          <w:b/>
          <w:bCs/>
          <w:sz w:val="24"/>
          <w:szCs w:val="24"/>
        </w:rPr>
        <w:t>2</w:t>
      </w:r>
    </w:p>
    <w:p w14:paraId="62E45A18" w14:textId="62788210" w:rsidR="000A6D3C" w:rsidRPr="000A6E0E" w:rsidRDefault="000A6D3C" w:rsidP="000A6D3C">
      <w:pPr>
        <w:spacing w:after="300"/>
        <w:jc w:val="center"/>
        <w:rPr>
          <w:rFonts w:ascii="Century Schoolbook" w:hAnsi="Century Schoolbook"/>
          <w:sz w:val="24"/>
          <w:szCs w:val="24"/>
          <w:u w:val="single"/>
        </w:rPr>
      </w:pPr>
      <w:r w:rsidRPr="000A6E0E">
        <w:rPr>
          <w:rFonts w:ascii="Century Schoolbook" w:hAnsi="Century Schoolbook"/>
          <w:b/>
          <w:bCs/>
          <w:sz w:val="24"/>
          <w:szCs w:val="24"/>
          <w:u w:val="single"/>
        </w:rPr>
        <w:t>Legal Description of the Property (</w:t>
      </w:r>
      <w:r w:rsidR="000A6E0E" w:rsidRPr="000A6E0E">
        <w:rPr>
          <w:rFonts w:ascii="Century Schoolbook" w:hAnsi="Century Schoolbook"/>
          <w:b/>
          <w:bCs/>
          <w:sz w:val="24"/>
          <w:szCs w:val="24"/>
          <w:u w:val="single"/>
        </w:rPr>
        <w:t>5204 W. Whiteland Road</w:t>
      </w:r>
      <w:r w:rsidRPr="000A6E0E">
        <w:rPr>
          <w:rFonts w:ascii="Century Schoolbook" w:hAnsi="Century Schoolbook"/>
          <w:b/>
          <w:bCs/>
          <w:sz w:val="24"/>
          <w:szCs w:val="24"/>
          <w:u w:val="single"/>
        </w:rPr>
        <w:t>)</w:t>
      </w:r>
    </w:p>
    <w:p w14:paraId="78516832" w14:textId="45C2DB45" w:rsidR="00C34D35" w:rsidRDefault="00C34D35" w:rsidP="000A6D3C">
      <w:pPr>
        <w:textAlignment w:val="baseline"/>
        <w:rPr>
          <w:rFonts w:ascii="Century Schoolbook" w:hAnsi="Century Schoolbook"/>
          <w:b/>
          <w:bCs/>
          <w:sz w:val="24"/>
          <w:szCs w:val="24"/>
        </w:rPr>
      </w:pPr>
      <w:r>
        <w:rPr>
          <w:rFonts w:ascii="Century Schoolbook" w:hAnsi="Century Schoolbook"/>
          <w:b/>
          <w:bCs/>
          <w:sz w:val="24"/>
          <w:szCs w:val="24"/>
        </w:rPr>
        <w:t>Parcel No.</w:t>
      </w:r>
      <w:r w:rsidR="00517E6D">
        <w:rPr>
          <w:rFonts w:ascii="Century Schoolbook" w:hAnsi="Century Schoolbook"/>
          <w:b/>
          <w:bCs/>
          <w:sz w:val="24"/>
          <w:szCs w:val="24"/>
        </w:rPr>
        <w:t xml:space="preserve"> 41-04-21-042-038.003-054 </w:t>
      </w:r>
    </w:p>
    <w:p w14:paraId="202B3A6D" w14:textId="2375C69E" w:rsidR="000A6D3C" w:rsidRPr="00D30458" w:rsidRDefault="000A6D3C" w:rsidP="000A6D3C">
      <w:pPr>
        <w:textAlignment w:val="baseline"/>
        <w:rPr>
          <w:rFonts w:ascii="Century Schoolbook" w:eastAsia="Tahoma" w:hAnsi="Century Schoolbook"/>
          <w:color w:val="000000"/>
          <w:sz w:val="24"/>
          <w:szCs w:val="24"/>
        </w:rPr>
      </w:pPr>
      <w:r>
        <w:rPr>
          <w:rFonts w:ascii="Century Schoolbook" w:hAnsi="Century Schoolbook"/>
          <w:b/>
          <w:bCs/>
          <w:sz w:val="24"/>
          <w:szCs w:val="24"/>
        </w:rPr>
        <w:br/>
      </w:r>
      <w:r w:rsidRPr="00D30458">
        <w:rPr>
          <w:rFonts w:ascii="Century Schoolbook" w:eastAsia="Tahoma" w:hAnsi="Century Schoolbook"/>
          <w:color w:val="000000"/>
          <w:sz w:val="24"/>
          <w:szCs w:val="24"/>
        </w:rPr>
        <w:t>Part of the West Half of the Southeast Quarter of Section 21, Township 13 North, Range 3 East of the Second Principal Meridian described as follows:</w:t>
      </w:r>
    </w:p>
    <w:p w14:paraId="356D21AB" w14:textId="77777777" w:rsidR="000A6D3C" w:rsidRDefault="000A6D3C" w:rsidP="000A6D3C">
      <w:pPr>
        <w:textAlignment w:val="baseline"/>
        <w:rPr>
          <w:rFonts w:ascii="Century Schoolbook" w:eastAsia="Tahoma" w:hAnsi="Century Schoolbook"/>
          <w:color w:val="000000"/>
          <w:spacing w:val="5"/>
          <w:sz w:val="24"/>
          <w:szCs w:val="24"/>
        </w:rPr>
      </w:pPr>
      <w:r w:rsidRPr="00D30458">
        <w:rPr>
          <w:rFonts w:ascii="Century Schoolbook" w:eastAsia="Tahoma" w:hAnsi="Century Schoolbook"/>
          <w:color w:val="000000"/>
          <w:spacing w:val="5"/>
          <w:sz w:val="24"/>
          <w:szCs w:val="24"/>
        </w:rPr>
        <w:t>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36B16E32" w14:textId="77777777" w:rsidR="000A6D3C" w:rsidRPr="00D30458" w:rsidRDefault="000A6D3C" w:rsidP="000A6D3C">
      <w:pPr>
        <w:textAlignment w:val="baseline"/>
        <w:rPr>
          <w:rFonts w:ascii="Century Schoolbook" w:eastAsia="Tahoma" w:hAnsi="Century Schoolbook"/>
          <w:color w:val="000000"/>
          <w:spacing w:val="5"/>
          <w:sz w:val="24"/>
          <w:szCs w:val="24"/>
        </w:rPr>
      </w:pPr>
    </w:p>
    <w:p w14:paraId="4FDD3C2B"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ALSO: A non-exclusive easement for the purpose of ingress and egress, described as follows:</w:t>
      </w:r>
    </w:p>
    <w:p w14:paraId="755A2CD0" w14:textId="77777777" w:rsidR="000A6D3C" w:rsidRDefault="000A6D3C" w:rsidP="000A6D3C">
      <w:pPr>
        <w:textAlignment w:val="baseline"/>
        <w:rPr>
          <w:rFonts w:ascii="Century Schoolbook" w:eastAsia="Tahoma" w:hAnsi="Century Schoolbook"/>
          <w:color w:val="000000"/>
          <w:spacing w:val="6"/>
          <w:sz w:val="24"/>
          <w:szCs w:val="24"/>
        </w:rPr>
      </w:pPr>
    </w:p>
    <w:p w14:paraId="1F7616AF"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to the said East line; thence South 00 degrees 07 minutes 33 seconds West on and along the said East line 2618.46 feet to the Point of Beginning containing 1.387 acres, more or less.</w:t>
      </w:r>
    </w:p>
    <w:p w14:paraId="278B4A41" w14:textId="1050F970" w:rsidR="000A6D3C" w:rsidRDefault="000A6D3C">
      <w:pPr>
        <w:spacing w:after="200"/>
        <w:jc w:val="center"/>
        <w:rPr>
          <w:rFonts w:ascii="Century Schoolbook" w:hAnsi="Century Schoolbook"/>
          <w:b/>
          <w:bCs/>
          <w:sz w:val="24"/>
          <w:szCs w:val="24"/>
        </w:rPr>
      </w:pPr>
    </w:p>
    <w:p w14:paraId="12C4AA83" w14:textId="2E155D2B" w:rsidR="00C34D35" w:rsidRPr="00D02102" w:rsidRDefault="00C34D35" w:rsidP="00C34D35">
      <w:pPr>
        <w:textAlignment w:val="baseline"/>
        <w:rPr>
          <w:rFonts w:ascii="Century Schoolbook" w:hAnsi="Century Schoolbook"/>
          <w:b/>
          <w:bCs/>
          <w:sz w:val="24"/>
          <w:szCs w:val="24"/>
          <w:highlight w:val="yellow"/>
        </w:rPr>
      </w:pPr>
      <w:r w:rsidRPr="00D02102">
        <w:rPr>
          <w:rFonts w:ascii="Century Schoolbook" w:hAnsi="Century Schoolbook"/>
          <w:b/>
          <w:bCs/>
          <w:sz w:val="24"/>
          <w:szCs w:val="24"/>
          <w:highlight w:val="yellow"/>
        </w:rPr>
        <w:t>Parcel No.</w:t>
      </w:r>
      <w:r w:rsidR="00517E6D">
        <w:rPr>
          <w:rFonts w:ascii="Century Schoolbook" w:hAnsi="Century Schoolbook"/>
          <w:b/>
          <w:bCs/>
          <w:sz w:val="24"/>
          <w:szCs w:val="24"/>
          <w:highlight w:val="yellow"/>
        </w:rPr>
        <w:t xml:space="preserve"> 41-04-21-013-038.001-054 </w:t>
      </w:r>
    </w:p>
    <w:p w14:paraId="6BF7F086" w14:textId="268F2F64" w:rsidR="001F3F9E" w:rsidRDefault="001F3F9E">
      <w:pPr>
        <w:rPr>
          <w:rFonts w:ascii="Century Schoolbook" w:hAnsi="Century Schoolbook"/>
          <w:b/>
          <w:bCs/>
          <w:sz w:val="24"/>
          <w:szCs w:val="24"/>
        </w:rPr>
      </w:pPr>
      <w:r w:rsidRPr="00D02102">
        <w:rPr>
          <w:rFonts w:ascii="Century Schoolbook" w:hAnsi="Century Schoolbook"/>
          <w:b/>
          <w:bCs/>
          <w:sz w:val="24"/>
          <w:szCs w:val="24"/>
          <w:highlight w:val="yellow"/>
        </w:rPr>
        <w:t>Secondary description to be added later.</w:t>
      </w:r>
    </w:p>
    <w:p w14:paraId="69D1895A" w14:textId="77777777" w:rsidR="001F3F9E" w:rsidRDefault="001F3F9E">
      <w:pPr>
        <w:rPr>
          <w:rFonts w:ascii="Century Schoolbook" w:hAnsi="Century Schoolbook"/>
          <w:b/>
          <w:bCs/>
          <w:sz w:val="24"/>
          <w:szCs w:val="24"/>
        </w:rPr>
      </w:pPr>
    </w:p>
    <w:p w14:paraId="229FED78" w14:textId="77777777" w:rsidR="001F3F9E" w:rsidRDefault="001F3F9E">
      <w:pPr>
        <w:rPr>
          <w:rFonts w:ascii="Century Schoolbook" w:hAnsi="Century Schoolbook"/>
          <w:b/>
          <w:bCs/>
          <w:sz w:val="24"/>
          <w:szCs w:val="24"/>
        </w:rPr>
      </w:pPr>
      <w:r>
        <w:rPr>
          <w:rFonts w:ascii="Century Schoolbook" w:hAnsi="Century Schoolbook"/>
          <w:b/>
          <w:bCs/>
          <w:sz w:val="24"/>
          <w:szCs w:val="24"/>
        </w:rPr>
        <w:br w:type="page"/>
      </w:r>
    </w:p>
    <w:p w14:paraId="1F64C62D" w14:textId="5E19E62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0A6D3C">
        <w:rPr>
          <w:rFonts w:ascii="Century Schoolbook" w:hAnsi="Century Schoolbook"/>
          <w:b/>
          <w:bCs/>
          <w:sz w:val="24"/>
          <w:szCs w:val="24"/>
        </w:rPr>
        <w:t>3</w:t>
      </w:r>
      <w:r w:rsidR="00F25E34">
        <w:rPr>
          <w:rFonts w:ascii="Century Schoolbook" w:hAnsi="Century Schoolbook"/>
          <w:b/>
          <w:bCs/>
          <w:sz w:val="24"/>
          <w:szCs w:val="24"/>
        </w:rPr>
        <w:t>A</w:t>
      </w:r>
    </w:p>
    <w:p w14:paraId="7813818A" w14:textId="77777777" w:rsidR="00B11F55" w:rsidRPr="006C1E4E" w:rsidRDefault="00000000">
      <w:pPr>
        <w:spacing w:after="300"/>
        <w:jc w:val="center"/>
        <w:rPr>
          <w:rFonts w:ascii="Century Schoolbook" w:hAnsi="Century Schoolbook"/>
          <w:sz w:val="24"/>
          <w:szCs w:val="24"/>
        </w:rPr>
      </w:pPr>
      <w:r w:rsidRPr="006C1E4E">
        <w:rPr>
          <w:rFonts w:ascii="Century Schoolbook" w:hAnsi="Century Schoolbook"/>
          <w:b/>
          <w:bCs/>
          <w:sz w:val="24"/>
          <w:szCs w:val="24"/>
          <w:u w:val="single"/>
        </w:rPr>
        <w:t>Legal Description of the Easement Area</w:t>
      </w:r>
    </w:p>
    <w:p w14:paraId="1F5D7921"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A part of the West half of the Southeast quarter of Section 21, Township 13 North, Range 3 East of the Second Principal Meridian, Johnson County, Indiana, also being a part of Lot 2 in the Wellington Minor Subdivision, as recorded in Instrument Number 2009-020787, in the Office of the Johnson County Recorder, being more particularly described as follows:</w:t>
      </w:r>
    </w:p>
    <w:p w14:paraId="5FFCB357"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Beginning at the Northeast corner of said Lot 2; thence South 00 degrees 00 minutes 38 seconds West (basis of bearings is per said Wellington Minor Subdivision) along the East line of said Lot 2, a distance of 282.00 feet; thence North 89 degrees 57 minutes 42 seconds West 251.63 feet to the approximate edge of water of an existing pond; thence the next four (4) courses being along said edge of water: (1) North 41 degrees 05 minutes 24 seconds East 44.80 feet; (2) North 46 degrees 46 minutes 42 seconds East 76.98 feet; (3) North 07 degrees 38 minutes 18 seconds East 54.76 feet; (4) North 40 degrees 30 minutes 22 seconds East 81.48 feet; thence North 00 degrees 03 minutes 39 seconds West 79.01 feet to the North line of said Lot 2; thence North 89 degrees 56 minutes </w:t>
      </w:r>
      <w:r w:rsidRPr="00F25E34">
        <w:rPr>
          <w:rFonts w:ascii="Century Schoolbook" w:hAnsi="Century Schoolbook"/>
          <w:sz w:val="24"/>
          <w:szCs w:val="24"/>
        </w:rPr>
        <w:t>21 seconds</w:t>
      </w:r>
      <w:r w:rsidRPr="006C1E4E">
        <w:rPr>
          <w:rFonts w:ascii="Century Schoolbook" w:hAnsi="Century Schoolbook"/>
          <w:sz w:val="24"/>
          <w:szCs w:val="24"/>
        </w:rPr>
        <w:t xml:space="preserve"> East along said North line 106.02 feet to the point of beginning, containing 1.00 acres, more or less.</w:t>
      </w:r>
    </w:p>
    <w:p w14:paraId="7C78EDF6"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Subject to all legal rights-of-way, easements, and restrictions.</w:t>
      </w:r>
    </w:p>
    <w:p w14:paraId="426D8800" w14:textId="75B9B5F2" w:rsidR="00F25E34" w:rsidRDefault="00000000" w:rsidP="00F25E34">
      <w:pPr>
        <w:spacing w:after="200"/>
        <w:jc w:val="both"/>
        <w:rPr>
          <w:rFonts w:ascii="Century Schoolbook" w:hAnsi="Century Schoolbook"/>
          <w:sz w:val="24"/>
          <w:szCs w:val="24"/>
        </w:rPr>
      </w:pPr>
      <w:r w:rsidRPr="006C1E4E">
        <w:rPr>
          <w:rFonts w:ascii="Century Schoolbook" w:hAnsi="Century Schoolbook"/>
          <w:sz w:val="24"/>
          <w:szCs w:val="24"/>
        </w:rPr>
        <w:t>Parcel No. 41-04-21-043-032.001-054</w:t>
      </w:r>
      <w:r w:rsidR="00F25E34">
        <w:rPr>
          <w:rFonts w:ascii="Century Schoolbook" w:hAnsi="Century Schoolbook"/>
          <w:sz w:val="24"/>
          <w:szCs w:val="24"/>
        </w:rPr>
        <w:t>.</w:t>
      </w:r>
    </w:p>
    <w:p w14:paraId="7085EFE9" w14:textId="77777777" w:rsidR="00F25E34" w:rsidRDefault="00F25E34">
      <w:pPr>
        <w:rPr>
          <w:rFonts w:ascii="Century Schoolbook" w:hAnsi="Century Schoolbook"/>
          <w:sz w:val="24"/>
          <w:szCs w:val="24"/>
        </w:rPr>
      </w:pPr>
      <w:r>
        <w:rPr>
          <w:rFonts w:ascii="Century Schoolbook" w:hAnsi="Century Schoolbook"/>
          <w:sz w:val="24"/>
          <w:szCs w:val="24"/>
        </w:rPr>
        <w:br w:type="page"/>
      </w:r>
    </w:p>
    <w:p w14:paraId="238D105E" w14:textId="77777777" w:rsidR="00B11F55" w:rsidRPr="006C1E4E" w:rsidRDefault="00B11F55" w:rsidP="00F25E34">
      <w:pPr>
        <w:spacing w:after="200"/>
        <w:jc w:val="both"/>
        <w:rPr>
          <w:rFonts w:ascii="Century Schoolbook" w:hAnsi="Century Schoolbook"/>
          <w:sz w:val="24"/>
          <w:szCs w:val="24"/>
        </w:rPr>
      </w:pPr>
    </w:p>
    <w:p w14:paraId="7F075158" w14:textId="1AC8F0BE" w:rsidR="00B11F55" w:rsidRPr="002A0A4F" w:rsidRDefault="00000000">
      <w:pPr>
        <w:spacing w:after="200"/>
        <w:jc w:val="center"/>
        <w:rPr>
          <w:rFonts w:ascii="Century Schoolbook" w:hAnsi="Century Schoolbook"/>
          <w:sz w:val="24"/>
          <w:szCs w:val="24"/>
        </w:rPr>
      </w:pPr>
      <w:r w:rsidRPr="002A0A4F">
        <w:rPr>
          <w:rFonts w:ascii="Century Schoolbook" w:hAnsi="Century Schoolbook"/>
          <w:b/>
          <w:bCs/>
          <w:sz w:val="24"/>
          <w:szCs w:val="24"/>
        </w:rPr>
        <w:t xml:space="preserve">EXHIBIT </w:t>
      </w:r>
      <w:r w:rsidR="002A0A4F" w:rsidRPr="002A0A4F">
        <w:rPr>
          <w:rFonts w:ascii="Century Schoolbook" w:hAnsi="Century Schoolbook"/>
          <w:b/>
          <w:bCs/>
          <w:sz w:val="24"/>
          <w:szCs w:val="24"/>
        </w:rPr>
        <w:t>3</w:t>
      </w:r>
      <w:r w:rsidR="00F25E34" w:rsidRPr="002A0A4F">
        <w:rPr>
          <w:rFonts w:ascii="Century Schoolbook" w:hAnsi="Century Schoolbook"/>
          <w:b/>
          <w:bCs/>
          <w:sz w:val="24"/>
          <w:szCs w:val="24"/>
        </w:rPr>
        <w:t>B</w:t>
      </w:r>
    </w:p>
    <w:p w14:paraId="56C8AC01" w14:textId="77777777" w:rsidR="00B11F55" w:rsidRPr="002A0A4F" w:rsidRDefault="00000000">
      <w:pPr>
        <w:spacing w:after="300"/>
        <w:jc w:val="center"/>
        <w:rPr>
          <w:rFonts w:ascii="Century Schoolbook" w:hAnsi="Century Schoolbook"/>
          <w:b/>
          <w:bCs/>
          <w:sz w:val="24"/>
          <w:szCs w:val="24"/>
          <w:u w:val="single"/>
        </w:rPr>
      </w:pPr>
      <w:r w:rsidRPr="002A0A4F">
        <w:rPr>
          <w:rFonts w:ascii="Century Schoolbook" w:hAnsi="Century Schoolbook"/>
          <w:b/>
          <w:bCs/>
          <w:sz w:val="24"/>
          <w:szCs w:val="24"/>
          <w:u w:val="single"/>
        </w:rPr>
        <w:t>Depiction of Easement Area</w:t>
      </w:r>
    </w:p>
    <w:p w14:paraId="7DD0BEAC" w14:textId="2C4D26CE" w:rsidR="001753A6" w:rsidRPr="002A0A4F" w:rsidRDefault="001753A6">
      <w:pPr>
        <w:spacing w:after="300"/>
        <w:jc w:val="center"/>
        <w:rPr>
          <w:rFonts w:ascii="Century Schoolbook" w:hAnsi="Century Schoolbook"/>
          <w:sz w:val="24"/>
          <w:szCs w:val="24"/>
        </w:rPr>
      </w:pPr>
      <w:r w:rsidRPr="002A0A4F">
        <w:rPr>
          <w:rFonts w:ascii="Century Schoolbook" w:hAnsi="Century Schoolbook"/>
          <w:b/>
          <w:bCs/>
          <w:sz w:val="24"/>
          <w:szCs w:val="24"/>
          <w:highlight w:val="yellow"/>
          <w:u w:val="single"/>
        </w:rPr>
        <w:t>(We will attach full sized copy of the drawing &amp; surveyor’s legal)</w:t>
      </w:r>
    </w:p>
    <w:p w14:paraId="6B7B991F" w14:textId="77777777" w:rsidR="00B11F55" w:rsidRDefault="00000000">
      <w:pPr>
        <w:jc w:val="center"/>
      </w:pPr>
      <w:r>
        <w:rPr>
          <w:noProof/>
        </w:rPr>
        <w:drawing>
          <wp:inline distT="0" distB="0" distL="0" distR="0" wp14:anchorId="7FAE36A4" wp14:editId="59731F7F">
            <wp:extent cx="4457700" cy="576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5762625"/>
                    </a:xfrm>
                    <a:prstGeom prst="rect">
                      <a:avLst/>
                    </a:prstGeom>
                  </pic:spPr>
                </pic:pic>
              </a:graphicData>
            </a:graphic>
          </wp:inline>
        </w:drawing>
      </w:r>
    </w:p>
    <w:sectPr w:rsidR="00B11F55">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F0B5F" w14:textId="77777777" w:rsidR="00ED0664" w:rsidRDefault="00ED0664" w:rsidP="007110BD">
      <w:r>
        <w:separator/>
      </w:r>
    </w:p>
  </w:endnote>
  <w:endnote w:type="continuationSeparator" w:id="0">
    <w:p w14:paraId="3E786FE3" w14:textId="77777777" w:rsidR="00ED0664" w:rsidRDefault="00ED0664"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351F" w14:textId="77777777" w:rsidR="00ED0664" w:rsidRDefault="00ED0664" w:rsidP="007110BD">
      <w:r>
        <w:separator/>
      </w:r>
    </w:p>
  </w:footnote>
  <w:footnote w:type="continuationSeparator" w:id="0">
    <w:p w14:paraId="62414EC4" w14:textId="77777777" w:rsidR="00ED0664" w:rsidRDefault="00ED0664" w:rsidP="0071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71520"/>
      <w:docPartObj>
        <w:docPartGallery w:val="Watermarks"/>
        <w:docPartUnique/>
      </w:docPartObj>
    </w:sdtPr>
    <w:sdtContent>
      <w:p w14:paraId="4D7E4DB4" w14:textId="3E7D732E" w:rsidR="007110BD" w:rsidRDefault="00000000">
        <w:pPr>
          <w:pStyle w:val="Header"/>
        </w:pPr>
        <w:r>
          <w:rPr>
            <w:noProof/>
          </w:rPr>
          <w:pict w14:anchorId="47A54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rett Lawton">
    <w15:presenceInfo w15:providerId="AD" w15:userId="S::glawton@mcneelylaw.com::5233d6a9-5766-4973-921d-e11b26442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3308A"/>
    <w:rsid w:val="000A6D3C"/>
    <w:rsid w:val="000A6E0E"/>
    <w:rsid w:val="000B49CF"/>
    <w:rsid w:val="00101BD1"/>
    <w:rsid w:val="001323DB"/>
    <w:rsid w:val="00143D35"/>
    <w:rsid w:val="0016012C"/>
    <w:rsid w:val="001753A6"/>
    <w:rsid w:val="001F3F9E"/>
    <w:rsid w:val="00214ACC"/>
    <w:rsid w:val="00221AEB"/>
    <w:rsid w:val="002622DD"/>
    <w:rsid w:val="002874F4"/>
    <w:rsid w:val="00291B40"/>
    <w:rsid w:val="002A0A4F"/>
    <w:rsid w:val="002D5848"/>
    <w:rsid w:val="00330370"/>
    <w:rsid w:val="003E2B60"/>
    <w:rsid w:val="00441025"/>
    <w:rsid w:val="00453040"/>
    <w:rsid w:val="004B45E5"/>
    <w:rsid w:val="004D3FD0"/>
    <w:rsid w:val="004F598F"/>
    <w:rsid w:val="00517E6D"/>
    <w:rsid w:val="00522F9F"/>
    <w:rsid w:val="0056403E"/>
    <w:rsid w:val="005744BF"/>
    <w:rsid w:val="005B557F"/>
    <w:rsid w:val="005D254E"/>
    <w:rsid w:val="00603400"/>
    <w:rsid w:val="0064421F"/>
    <w:rsid w:val="00694F3D"/>
    <w:rsid w:val="006C1E4E"/>
    <w:rsid w:val="00707A3F"/>
    <w:rsid w:val="007110BD"/>
    <w:rsid w:val="0076209D"/>
    <w:rsid w:val="007B178A"/>
    <w:rsid w:val="00807113"/>
    <w:rsid w:val="00810E22"/>
    <w:rsid w:val="00840833"/>
    <w:rsid w:val="00887015"/>
    <w:rsid w:val="008A3B57"/>
    <w:rsid w:val="008A5578"/>
    <w:rsid w:val="008C3A8D"/>
    <w:rsid w:val="008D075C"/>
    <w:rsid w:val="008E384C"/>
    <w:rsid w:val="009349A1"/>
    <w:rsid w:val="00936A99"/>
    <w:rsid w:val="0095025B"/>
    <w:rsid w:val="00996AE1"/>
    <w:rsid w:val="009B5261"/>
    <w:rsid w:val="009E0F92"/>
    <w:rsid w:val="009F6BB9"/>
    <w:rsid w:val="00AC1BCB"/>
    <w:rsid w:val="00B11F55"/>
    <w:rsid w:val="00B250E2"/>
    <w:rsid w:val="00B93451"/>
    <w:rsid w:val="00C320FB"/>
    <w:rsid w:val="00C34D35"/>
    <w:rsid w:val="00C34FC6"/>
    <w:rsid w:val="00CF0C5D"/>
    <w:rsid w:val="00D02102"/>
    <w:rsid w:val="00D535FB"/>
    <w:rsid w:val="00D63BE4"/>
    <w:rsid w:val="00D779F4"/>
    <w:rsid w:val="00DA4869"/>
    <w:rsid w:val="00DB1474"/>
    <w:rsid w:val="00ED0664"/>
    <w:rsid w:val="00EE4CA5"/>
    <w:rsid w:val="00F172E9"/>
    <w:rsid w:val="00F25E34"/>
    <w:rsid w:val="00F319D4"/>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20</Pages>
  <Words>5650</Words>
  <Characters>32207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Hensler</dc:creator>
  <cp:keywords/>
  <dc:description/>
  <cp:lastModifiedBy>Garrett Lawton</cp:lastModifiedBy>
  <cp:revision>12</cp:revision>
  <dcterms:created xsi:type="dcterms:W3CDTF">2026-07-29T14:57:00Z</dcterms:created>
  <dcterms:modified xsi:type="dcterms:W3CDTF">2026-07-29T18:48:00Z</dcterms:modified>
</cp:coreProperties>
</file>